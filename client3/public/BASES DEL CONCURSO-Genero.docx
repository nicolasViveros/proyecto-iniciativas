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F7464E" w14:textId="131FD94A" w:rsidR="0BF8B3A8" w:rsidRPr="00923552" w:rsidRDefault="59089B6E" w:rsidP="0BF8B3A8">
      <w:pPr>
        <w:spacing w:after="0"/>
        <w:jc w:val="center"/>
        <w:rPr>
          <w:b/>
          <w:bCs/>
          <w:sz w:val="28"/>
          <w:szCs w:val="28"/>
        </w:rPr>
      </w:pPr>
      <w:r w:rsidRPr="59089B6E">
        <w:rPr>
          <w:b/>
          <w:bCs/>
          <w:sz w:val="28"/>
          <w:szCs w:val="28"/>
        </w:rPr>
        <w:t>BASES DEL CONCURSO ¡Postula tu Iniciativa!, rumbo a la equidad</w:t>
      </w:r>
    </w:p>
    <w:p w14:paraId="4E5BF1C9" w14:textId="428BE9A9" w:rsidR="0BF8B3A8" w:rsidRDefault="0BF8B3A8" w:rsidP="03E21E00">
      <w:pPr>
        <w:spacing w:after="0"/>
        <w:jc w:val="center"/>
        <w:rPr>
          <w:highlight w:val="yellow"/>
        </w:rPr>
      </w:pPr>
    </w:p>
    <w:p w14:paraId="241A8A41" w14:textId="484D8B48" w:rsidR="0BF8B3A8" w:rsidRDefault="59089B6E" w:rsidP="00683CC3">
      <w:pPr>
        <w:spacing w:after="0"/>
        <w:jc w:val="center"/>
        <w:rPr>
          <w:rFonts w:ascii="Aptos" w:eastAsia="Aptos" w:hAnsi="Aptos" w:cs="Aptos"/>
          <w:sz w:val="32"/>
          <w:szCs w:val="32"/>
        </w:rPr>
      </w:pPr>
      <w:r w:rsidRPr="59089B6E">
        <w:rPr>
          <w:rFonts w:ascii="Aptos" w:eastAsia="Aptos" w:hAnsi="Aptos" w:cs="Aptos"/>
          <w:sz w:val="32"/>
          <w:szCs w:val="32"/>
        </w:rPr>
        <w:t>Reconociendo iniciativas innovadoras en favor de la equidad de género en movilidad urbana</w:t>
      </w:r>
    </w:p>
    <w:p w14:paraId="64179A64" w14:textId="013B1045" w:rsidR="277AC2FE" w:rsidRDefault="277AC2FE" w:rsidP="277AC2FE">
      <w:pPr>
        <w:spacing w:after="0"/>
        <w:jc w:val="center"/>
        <w:rPr>
          <w:rFonts w:ascii="Aptos" w:eastAsia="Aptos" w:hAnsi="Aptos" w:cs="Aptos"/>
          <w:sz w:val="32"/>
          <w:szCs w:val="32"/>
        </w:rPr>
      </w:pPr>
    </w:p>
    <w:p w14:paraId="5B3FD517" w14:textId="734B2A05" w:rsidR="277AC2FE" w:rsidRDefault="277AC2FE" w:rsidP="277AC2FE">
      <w:pPr>
        <w:spacing w:after="0"/>
        <w:jc w:val="center"/>
        <w:rPr>
          <w:rFonts w:ascii="Aptos" w:eastAsia="Aptos" w:hAnsi="Aptos" w:cs="Aptos"/>
          <w:sz w:val="32"/>
          <w:szCs w:val="32"/>
        </w:rPr>
      </w:pPr>
    </w:p>
    <w:p w14:paraId="5903D572" w14:textId="1B0FC5B7" w:rsidR="0BF8B3A8" w:rsidRDefault="0BF8B3A8" w:rsidP="0BF8B3A8">
      <w:pPr>
        <w:spacing w:after="0"/>
        <w:jc w:val="center"/>
      </w:pPr>
    </w:p>
    <w:p w14:paraId="168DB5F6" w14:textId="5129EA40" w:rsidR="00463A45" w:rsidRPr="00FA353F" w:rsidRDefault="277AC2FE" w:rsidP="00FA353F">
      <w:pPr>
        <w:jc w:val="center"/>
        <w:rPr>
          <w:b/>
          <w:bCs/>
        </w:rPr>
      </w:pPr>
      <w:r w:rsidRPr="21D86F80">
        <w:rPr>
          <w:b/>
          <w:bCs/>
        </w:rPr>
        <w:t>Reconocimiento SoMoS LAC 2025 – Latinoamérica y El Caribe</w:t>
      </w:r>
    </w:p>
    <w:p w14:paraId="7F592C6F" w14:textId="75E7D029" w:rsidR="1A35B409" w:rsidRDefault="1A35B409" w:rsidP="71EF44EE">
      <w:pPr>
        <w:jc w:val="center"/>
        <w:rPr>
          <w:b/>
          <w:bCs/>
        </w:rPr>
      </w:pPr>
    </w:p>
    <w:p w14:paraId="02AB1DBC" w14:textId="76F6D27F" w:rsidR="2302DF34" w:rsidRDefault="2302DF34" w:rsidP="2302DF34">
      <w:pPr>
        <w:pStyle w:val="Prrafodelista"/>
        <w:numPr>
          <w:ilvl w:val="0"/>
          <w:numId w:val="4"/>
        </w:numPr>
        <w:rPr>
          <w:rFonts w:ascii="Aptos" w:eastAsia="Aptos" w:hAnsi="Aptos" w:cs="Aptos"/>
          <w:b/>
          <w:bCs/>
        </w:rPr>
      </w:pPr>
      <w:r w:rsidRPr="2302DF34">
        <w:rPr>
          <w:rFonts w:ascii="Aptos" w:eastAsia="Aptos" w:hAnsi="Aptos" w:cs="Aptos"/>
          <w:b/>
          <w:bCs/>
        </w:rPr>
        <w:t>Contexto</w:t>
      </w:r>
    </w:p>
    <w:p w14:paraId="04881462" w14:textId="1EC9AD4F" w:rsidR="00463A45" w:rsidRPr="00463A45" w:rsidRDefault="2302DF34" w:rsidP="2302DF34">
      <w:pPr>
        <w:rPr>
          <w:b/>
          <w:bCs/>
        </w:rPr>
      </w:pPr>
      <w:r w:rsidRPr="2302DF34">
        <w:rPr>
          <w:rFonts w:ascii="Aptos" w:eastAsia="Aptos" w:hAnsi="Aptos" w:cs="Aptos"/>
          <w:b/>
          <w:bCs/>
        </w:rPr>
        <w:t xml:space="preserve">Euroclima </w:t>
      </w:r>
      <w:r w:rsidRPr="2302DF34">
        <w:rPr>
          <w:rFonts w:ascii="Aptos" w:eastAsia="Aptos" w:hAnsi="Aptos" w:cs="Aptos"/>
        </w:rPr>
        <w:t>es el programa de cooperación regional que promueve una asociación estratégica entre la Unión Europea y América Latina y el Caribe, basada en valores compartidos y en el compromiso de afrontar conjuntamente el cambio climático y la pérdida de biodiversidad. Es una plataforma para el intercambio de ideas, conocimientos y experiencias entre ambas regiones.</w:t>
      </w:r>
    </w:p>
    <w:p w14:paraId="7BDD39BF" w14:textId="25D54100" w:rsidR="00463A45" w:rsidRPr="00463A45" w:rsidRDefault="2302DF34" w:rsidP="2302DF34">
      <w:pPr>
        <w:spacing w:after="0"/>
        <w:jc w:val="both"/>
        <w:rPr>
          <w:rFonts w:ascii="Aptos" w:eastAsia="Aptos" w:hAnsi="Aptos" w:cs="Aptos"/>
        </w:rPr>
      </w:pPr>
      <w:r w:rsidRPr="2302DF34">
        <w:rPr>
          <w:rFonts w:ascii="Aptos" w:eastAsia="Aptos" w:hAnsi="Aptos" w:cs="Aptos"/>
        </w:rPr>
        <w:t xml:space="preserve">El programa es </w:t>
      </w:r>
      <w:r w:rsidRPr="2302DF34">
        <w:rPr>
          <w:rFonts w:ascii="Aptos" w:eastAsia="Aptos" w:hAnsi="Aptos" w:cs="Aptos"/>
          <w:b/>
          <w:bCs/>
        </w:rPr>
        <w:t>cofinanciado por la Unión Europea y el Gobierno Federal Alemán</w:t>
      </w:r>
      <w:r w:rsidRPr="2302DF34">
        <w:rPr>
          <w:rFonts w:ascii="Aptos" w:eastAsia="Aptos" w:hAnsi="Aptos" w:cs="Aptos"/>
        </w:rPr>
        <w:t>, a través del Ministerio Federal de Cooperación Económica y Desarrollo (BMZ). Su objetivo es contribuir a una transición sostenible, resiliente e inclusiva mediante acciones de mitigación y adaptación al cambio climático, incluyendo la protección, restauración y conservación de la biodiversidad, así como la promoción de la economía circular.</w:t>
      </w:r>
    </w:p>
    <w:p w14:paraId="558A67A5" w14:textId="30907E27" w:rsidR="00463A45" w:rsidRPr="00463A45" w:rsidRDefault="2302DF34" w:rsidP="2302DF34">
      <w:pPr>
        <w:spacing w:before="240" w:after="240"/>
        <w:jc w:val="both"/>
        <w:rPr>
          <w:rFonts w:ascii="Aptos" w:eastAsia="Aptos" w:hAnsi="Aptos" w:cs="Aptos"/>
        </w:rPr>
      </w:pPr>
      <w:r w:rsidRPr="2302DF34">
        <w:rPr>
          <w:rFonts w:ascii="Aptos" w:eastAsia="Aptos" w:hAnsi="Aptos" w:cs="Aptos"/>
        </w:rPr>
        <w:t>Euroclima apoya a los países socios en la creación de condiciones propicias para atraer inversiones, en particular en el marco de la Global Gateway Investment Agenda (GGIA) y la cooperación UE-CELAC (Comunidad de Estados Latinoamericanos y Caribeños). Este esfuerzo contribuye a transiciones sostenibles y justas que promueven la resiliencia, la neutralidad de carbono y la prosperidad inclusiva.</w:t>
      </w:r>
    </w:p>
    <w:p w14:paraId="33439CBC" w14:textId="34AA8C0B" w:rsidR="2302DF34" w:rsidRDefault="2302DF34" w:rsidP="2302DF34">
      <w:pPr>
        <w:spacing w:before="240" w:after="240"/>
        <w:jc w:val="both"/>
        <w:rPr>
          <w:rFonts w:ascii="Aptos" w:eastAsia="Aptos" w:hAnsi="Aptos" w:cs="Aptos"/>
        </w:rPr>
      </w:pPr>
    </w:p>
    <w:p w14:paraId="5E9C0884" w14:textId="52844682" w:rsidR="2302DF34" w:rsidRDefault="2302DF34" w:rsidP="2302DF34">
      <w:pPr>
        <w:pStyle w:val="Prrafodelista"/>
        <w:numPr>
          <w:ilvl w:val="0"/>
          <w:numId w:val="4"/>
        </w:numPr>
        <w:rPr>
          <w:b/>
          <w:bCs/>
        </w:rPr>
      </w:pPr>
      <w:r w:rsidRPr="2302DF34">
        <w:rPr>
          <w:b/>
          <w:bCs/>
        </w:rPr>
        <w:t xml:space="preserve"> SoMoS LAC – Comunidad de Práctica en Movilidad Sostenible </w:t>
      </w:r>
    </w:p>
    <w:p w14:paraId="1172F4DE" w14:textId="11749F39" w:rsidR="00463A45" w:rsidRPr="00463A45" w:rsidRDefault="2302DF34" w:rsidP="00FE04A5">
      <w:pPr>
        <w:spacing w:before="240" w:after="240"/>
        <w:ind w:left="360"/>
        <w:jc w:val="both"/>
        <w:rPr>
          <w:rFonts w:ascii="Aptos" w:eastAsia="Aptos" w:hAnsi="Aptos" w:cs="Aptos"/>
        </w:rPr>
      </w:pPr>
      <w:r w:rsidRPr="2302DF34">
        <w:rPr>
          <w:rFonts w:ascii="Aptos" w:eastAsia="Aptos" w:hAnsi="Aptos" w:cs="Aptos"/>
          <w:color w:val="000000" w:themeColor="text1"/>
        </w:rPr>
        <w:t xml:space="preserve">El concurso SoMoS LAC </w:t>
      </w:r>
      <w:r w:rsidRPr="2302DF34">
        <w:rPr>
          <w:rFonts w:ascii="Aptos" w:eastAsia="Aptos" w:hAnsi="Aptos" w:cs="Aptos"/>
          <w:i/>
          <w:iCs/>
          <w:color w:val="000000" w:themeColor="text1"/>
        </w:rPr>
        <w:t>"Rumbo a la Equidad: Reconociendo iniciativas innovadoras en favor de la equidad de género en movilidad urbana"</w:t>
      </w:r>
      <w:r w:rsidRPr="2302DF34">
        <w:rPr>
          <w:rFonts w:ascii="Aptos" w:eastAsia="Aptos" w:hAnsi="Aptos" w:cs="Aptos"/>
          <w:color w:val="000000" w:themeColor="text1"/>
        </w:rPr>
        <w:t xml:space="preserve"> es una iniciativa impulsada por Euroclima. Su objetivo es fortalecer la cooperación con América Latina y el Caribe para avanzar hacia una transición verde, justa y sostenible, apoyando a 33 países.</w:t>
      </w:r>
    </w:p>
    <w:p w14:paraId="01A1DC8C" w14:textId="74C76280" w:rsidR="07193770" w:rsidRDefault="2302DF34" w:rsidP="2302DF34">
      <w:pPr>
        <w:spacing w:before="240" w:after="240"/>
        <w:jc w:val="both"/>
      </w:pPr>
      <w:r w:rsidRPr="2302DF34">
        <w:rPr>
          <w:rFonts w:ascii="Aptos" w:eastAsia="Aptos" w:hAnsi="Aptos" w:cs="Aptos"/>
          <w:color w:val="000000" w:themeColor="text1"/>
        </w:rPr>
        <w:lastRenderedPageBreak/>
        <w:t>Desde 2018, el programa Euroclima ha apoyado la creación de la Comunidad de Práctica SoMoS LAC. En 2023, la comunidad entró en una nueva fase de implementación, liderada por el componente de Transporte Sostenible, ejecutado por la Cooperación Alemana para el Desarrollo (GIZ).</w:t>
      </w:r>
      <w:r w:rsidRPr="2302DF34">
        <w:rPr>
          <w:rFonts w:ascii="Aptos" w:eastAsia="Aptos" w:hAnsi="Aptos" w:cs="Aptos"/>
        </w:rPr>
        <w:t xml:space="preserve"> </w:t>
      </w:r>
    </w:p>
    <w:p w14:paraId="27D85640" w14:textId="214F7819" w:rsidR="07193770" w:rsidRDefault="2302DF34" w:rsidP="2302DF34">
      <w:pPr>
        <w:spacing w:before="240" w:after="240"/>
        <w:jc w:val="both"/>
      </w:pPr>
      <w:r w:rsidRPr="2302DF34">
        <w:t xml:space="preserve">La misión de </w:t>
      </w:r>
      <w:r>
        <w:t xml:space="preserve">SoMoS LAC es conectar a una red de actores públicos, privados y de la sociedad civil, facilitando el diálogo y la colaboración para impulsar liderazgos, políticas y acciones orientadas a mejorar los sistemas de movilidad en la región de forma sostenible. SoMoS LAC se estructura en grupos temáticos que ofrecen espacios dinámicos para propiciar aprendizajes y acciones colaborativas, siendo uno de ellos el grupo temático de </w:t>
      </w:r>
      <w:r w:rsidRPr="2302DF34">
        <w:rPr>
          <w:b/>
          <w:bCs/>
        </w:rPr>
        <w:t>Género, Equidad e Inclusión en los Sistemas de Movilidad</w:t>
      </w:r>
      <w:r>
        <w:t>, liderado por el Ministerio de Transporte de Colombia, quien promueve el presente concurso como parte de su plan de acción.</w:t>
      </w:r>
    </w:p>
    <w:p w14:paraId="614144E3" w14:textId="1C5787DF" w:rsidR="07193770" w:rsidRDefault="2302DF34" w:rsidP="2302DF34">
      <w:pPr>
        <w:pStyle w:val="Prrafodelista"/>
        <w:numPr>
          <w:ilvl w:val="0"/>
          <w:numId w:val="4"/>
        </w:numPr>
        <w:rPr>
          <w:b/>
          <w:bCs/>
        </w:rPr>
      </w:pPr>
      <w:r w:rsidRPr="2302DF34">
        <w:rPr>
          <w:b/>
          <w:bCs/>
        </w:rPr>
        <w:t xml:space="preserve">Delimitación de responsabilidad </w:t>
      </w:r>
    </w:p>
    <w:p w14:paraId="585713FE" w14:textId="1B0D4422" w:rsidR="07193770" w:rsidRDefault="2302DF34" w:rsidP="2302DF34">
      <w:pPr>
        <w:spacing w:before="240" w:after="240"/>
        <w:jc w:val="both"/>
      </w:pPr>
      <w:r w:rsidRPr="2302DF34">
        <w:rPr>
          <w:rFonts w:ascii="Aptos" w:eastAsia="Aptos" w:hAnsi="Aptos" w:cs="Aptos"/>
        </w:rPr>
        <w:t>Este concurso cuenta con el apoyo financiero de la Unión Europea a través del programa Euroclima, el contenido del mismo es responsabilidad exclusiva de SoMoS LAC y en ningún caso debe considerarse que refleja los puntos de vista de la Unión Europea</w:t>
      </w:r>
      <w:r w:rsidR="71EF44EE">
        <w:br/>
      </w:r>
    </w:p>
    <w:p w14:paraId="76A2F349" w14:textId="33BF5638" w:rsidR="00463A45" w:rsidRPr="00444329" w:rsidRDefault="2302DF34" w:rsidP="2302DF34">
      <w:pPr>
        <w:pStyle w:val="Prrafodelista"/>
        <w:numPr>
          <w:ilvl w:val="0"/>
          <w:numId w:val="4"/>
        </w:numPr>
        <w:rPr>
          <w:b/>
          <w:bCs/>
        </w:rPr>
      </w:pPr>
      <w:r w:rsidRPr="2302DF34">
        <w:rPr>
          <w:b/>
          <w:bCs/>
        </w:rPr>
        <w:t>Propósito del Reconocimiento SoMoS LAC</w:t>
      </w:r>
    </w:p>
    <w:p w14:paraId="092DD890" w14:textId="2C62C4AA" w:rsidR="00463A45" w:rsidRPr="00463A45" w:rsidRDefault="2302DF34" w:rsidP="2302DF34">
      <w:pPr>
        <w:spacing w:before="240" w:after="240"/>
        <w:jc w:val="both"/>
        <w:rPr>
          <w:rFonts w:ascii="Aptos" w:eastAsia="Aptos" w:hAnsi="Aptos" w:cs="Aptos"/>
        </w:rPr>
      </w:pPr>
      <w:r w:rsidRPr="2302DF34">
        <w:rPr>
          <w:rFonts w:ascii="Aptos" w:eastAsia="Aptos" w:hAnsi="Aptos" w:cs="Aptos"/>
        </w:rPr>
        <w:t>El propósito del concurso es: reconocer, visibilizar y promover iniciativas innovadoras</w:t>
      </w:r>
      <w:r>
        <w:t xml:space="preserve"> en favor de la equidad e inclusión de género en la movilidad urbana, en América Latina y El Caribe. Las iniciativas participantes serán difundidas por SoMos LAC a través de un mapa web interactivo que mostrará sus principales características. De esta manera se contribuye al fomento de la movilidad sostenible en mujeres, así como a la promoción de una mejor experiencia urbana, de transporte y de acceso al territorio. </w:t>
      </w:r>
    </w:p>
    <w:p w14:paraId="753C6A6A" w14:textId="546CB85B" w:rsidR="00463A45" w:rsidRPr="00463A45" w:rsidRDefault="2302DF34" w:rsidP="0BF8B3A8">
      <w:pPr>
        <w:spacing w:before="240" w:after="240"/>
        <w:jc w:val="both"/>
        <w:rPr>
          <w:rFonts w:ascii="Aptos" w:eastAsia="Aptos" w:hAnsi="Aptos" w:cs="Aptos"/>
        </w:rPr>
      </w:pPr>
      <w:r>
        <w:t xml:space="preserve">Se evaluarán mejor aquellas iniciativas con mayor impacto sobre la equidad e inclusión y potencial de </w:t>
      </w:r>
      <w:r w:rsidRPr="2302DF34">
        <w:rPr>
          <w:rFonts w:ascii="Aptos" w:eastAsia="Aptos" w:hAnsi="Aptos" w:cs="Aptos"/>
        </w:rPr>
        <w:t>replicabilidad y sostenibilidad en el tiempo. Este concurso está dirigido a instituciones públicas, empresas privadas, organizaciones de la sociedad civil y entidades académicas que lideren este tipo de iniciativas.</w:t>
      </w:r>
    </w:p>
    <w:p w14:paraId="4C3A4093" w14:textId="25C996E8" w:rsidR="71EF44EE" w:rsidRDefault="2302DF34" w:rsidP="2302DF34">
      <w:pPr>
        <w:spacing w:before="240" w:after="240"/>
        <w:jc w:val="both"/>
        <w:rPr>
          <w:rFonts w:ascii="Aptos" w:eastAsia="Aptos" w:hAnsi="Aptos" w:cs="Aptos"/>
        </w:rPr>
      </w:pPr>
      <w:r w:rsidRPr="2302DF34">
        <w:rPr>
          <w:rFonts w:ascii="Aptos" w:eastAsia="Aptos" w:hAnsi="Aptos" w:cs="Aptos"/>
        </w:rPr>
        <w:t>Mediante su postulación, los equipos participantes autorizan a SoMoS LAC a difundir los principales datos de la iniciativa para el cumplimiento del propósito del concurso, resguardando la confidencialidad de la información de carácter personal.</w:t>
      </w:r>
    </w:p>
    <w:p w14:paraId="29CB6D8E" w14:textId="0CFDD574" w:rsidR="00463A45" w:rsidRPr="00444329" w:rsidRDefault="2302DF34" w:rsidP="2302DF34">
      <w:pPr>
        <w:pStyle w:val="Prrafodelista"/>
        <w:numPr>
          <w:ilvl w:val="0"/>
          <w:numId w:val="4"/>
        </w:numPr>
        <w:rPr>
          <w:b/>
          <w:bCs/>
        </w:rPr>
      </w:pPr>
      <w:r w:rsidRPr="2302DF34">
        <w:rPr>
          <w:b/>
          <w:bCs/>
        </w:rPr>
        <w:t>Categoría de postulación</w:t>
      </w:r>
    </w:p>
    <w:p w14:paraId="7C369C9A" w14:textId="361B11BE" w:rsidR="00463A45" w:rsidRPr="00463A45" w:rsidRDefault="7FA6A23B" w:rsidP="00463A45">
      <w:r>
        <w:t>El concurso contempla dos categorías:</w:t>
      </w:r>
    </w:p>
    <w:p w14:paraId="5ED451F1" w14:textId="408D8F92" w:rsidR="7FA6A23B" w:rsidRDefault="2302DF34" w:rsidP="2302DF34">
      <w:pPr>
        <w:pStyle w:val="Prrafodelista"/>
        <w:numPr>
          <w:ilvl w:val="0"/>
          <w:numId w:val="3"/>
        </w:numPr>
        <w:spacing w:before="240" w:after="240"/>
        <w:jc w:val="both"/>
        <w:rPr>
          <w:rFonts w:ascii="Aptos" w:eastAsia="Aptos" w:hAnsi="Aptos" w:cs="Aptos"/>
          <w:b/>
          <w:bCs/>
        </w:rPr>
      </w:pPr>
      <w:r w:rsidRPr="2302DF34">
        <w:rPr>
          <w:rFonts w:ascii="Aptos" w:eastAsia="Aptos" w:hAnsi="Aptos" w:cs="Aptos"/>
          <w:b/>
          <w:bCs/>
        </w:rPr>
        <w:lastRenderedPageBreak/>
        <w:t>Instituciones públicas y Empresas privadas</w:t>
      </w:r>
    </w:p>
    <w:p w14:paraId="41DD618B" w14:textId="42FDFB7C" w:rsidR="363257FF" w:rsidRDefault="2302DF34" w:rsidP="0BF8B3A8">
      <w:pPr>
        <w:spacing w:before="240" w:after="240"/>
        <w:ind w:left="708"/>
        <w:jc w:val="both"/>
        <w:rPr>
          <w:rFonts w:ascii="Aptos" w:eastAsia="Aptos" w:hAnsi="Aptos" w:cs="Aptos"/>
        </w:rPr>
      </w:pPr>
      <w:r w:rsidRPr="2302DF34">
        <w:rPr>
          <w:rFonts w:ascii="Aptos" w:eastAsia="Aptos" w:hAnsi="Aptos" w:cs="Aptos"/>
        </w:rPr>
        <w:t>Orientada a instituciones públicas, privadas y/o sociedades de capital mixto responsables de la regulación y operación del transporte urbano, así como a operadores de transporte, que hayan implementado iniciativas concretas para superar brechas de género en la movilidad urbana. Se valorarán acciones que promuevan la igualdad de oportunidades, la participación de las mujeres en el sector, la mejora de condiciones laborales con enfoque de género, o el diseño e implementación de servicios más seguros, accesibles e inclusivos.</w:t>
      </w:r>
    </w:p>
    <w:p w14:paraId="47907DED" w14:textId="329D66D5" w:rsidR="7FA6A23B" w:rsidRDefault="2302DF34" w:rsidP="2302DF34">
      <w:pPr>
        <w:pStyle w:val="Prrafodelista"/>
        <w:numPr>
          <w:ilvl w:val="0"/>
          <w:numId w:val="3"/>
        </w:numPr>
        <w:spacing w:before="240" w:after="240"/>
        <w:jc w:val="both"/>
        <w:rPr>
          <w:rFonts w:ascii="Aptos" w:eastAsia="Aptos" w:hAnsi="Aptos" w:cs="Aptos"/>
          <w:b/>
          <w:bCs/>
        </w:rPr>
      </w:pPr>
      <w:r w:rsidRPr="2302DF34">
        <w:rPr>
          <w:rFonts w:ascii="Aptos" w:eastAsia="Aptos" w:hAnsi="Aptos" w:cs="Aptos"/>
          <w:b/>
          <w:bCs/>
        </w:rPr>
        <w:t>Organizaciones de la sociedad civil y Entidades académicas</w:t>
      </w:r>
    </w:p>
    <w:p w14:paraId="3CC39F20" w14:textId="1DBEC1F8" w:rsidR="363257FF" w:rsidRDefault="0BF8B3A8" w:rsidP="0BF8B3A8">
      <w:pPr>
        <w:spacing w:before="240" w:after="240"/>
        <w:ind w:left="708"/>
        <w:jc w:val="both"/>
        <w:rPr>
          <w:rFonts w:ascii="Aptos" w:eastAsia="Aptos" w:hAnsi="Aptos" w:cs="Aptos"/>
        </w:rPr>
      </w:pPr>
      <w:r w:rsidRPr="0BF8B3A8">
        <w:rPr>
          <w:rFonts w:ascii="Aptos" w:eastAsia="Aptos" w:hAnsi="Aptos" w:cs="Aptos"/>
        </w:rPr>
        <w:t>Dirigida a organizaciones de la sociedad civil y entidades académicas que hayan desarrollado investigaciones, proyectos piloto, campañas, metodologías o programas de formación que promuevan la equidad de género en el ámbito de la movilidad urbana. Se priorizarán aquellas propuestas que hayan generado aprendizajes valiosos, incidencia en políticas públicas, articulación intersectorial o que tengan potencial de escalabilidad y réplica en otros contextos urbanos.</w:t>
      </w:r>
    </w:p>
    <w:p w14:paraId="7C1587D3" w14:textId="1096CDED" w:rsidR="00463A45" w:rsidRPr="00444329" w:rsidRDefault="2302DF34" w:rsidP="2302DF34">
      <w:pPr>
        <w:pStyle w:val="Prrafodelista"/>
        <w:numPr>
          <w:ilvl w:val="0"/>
          <w:numId w:val="4"/>
        </w:numPr>
        <w:rPr>
          <w:b/>
          <w:bCs/>
        </w:rPr>
      </w:pPr>
      <w:r w:rsidRPr="2302DF34">
        <w:rPr>
          <w:b/>
          <w:bCs/>
        </w:rPr>
        <w:t>Requisitos de postulación y exclusiones</w:t>
      </w:r>
    </w:p>
    <w:p w14:paraId="618AC28C" w14:textId="4137E5E2" w:rsidR="71EF44EE" w:rsidRDefault="2302DF34" w:rsidP="2302DF34">
      <w:pPr>
        <w:jc w:val="both"/>
      </w:pPr>
      <w:r>
        <w:t xml:space="preserve">Se entenderá por iniciativa a cualquier acción, programa, proyecto o medida concreta, impulsada por una institución, colectivo o actor, implementada o en fase de implementación que tenga impactos comprobables o previstos en la equidad de género en el ámbito del transporte sostenible. </w:t>
      </w:r>
      <w:r w:rsidRPr="2302DF34">
        <w:rPr>
          <w:rFonts w:ascii="Aptos" w:eastAsia="Aptos" w:hAnsi="Aptos" w:cs="Aptos"/>
        </w:rPr>
        <w:t>En el contexto de movilidad con enfoque de género, una iniciativa puede adoptar diversas formas: desde una intervención puntual (como una campaña o una mejora en la infraestructura), hasta la implementación de una estrategia integral de largo plazo.</w:t>
      </w:r>
    </w:p>
    <w:p w14:paraId="286616CA" w14:textId="0AEA9048" w:rsidR="277AC2FE" w:rsidRDefault="2302DF34" w:rsidP="2302DF34">
      <w:pPr>
        <w:pStyle w:val="Prrafodelista"/>
        <w:numPr>
          <w:ilvl w:val="0"/>
          <w:numId w:val="2"/>
        </w:numPr>
        <w:spacing w:before="240" w:after="240"/>
        <w:jc w:val="both"/>
        <w:rPr>
          <w:rFonts w:ascii="Aptos" w:eastAsia="Aptos" w:hAnsi="Aptos" w:cs="Aptos"/>
          <w:b/>
          <w:bCs/>
        </w:rPr>
      </w:pPr>
      <w:r w:rsidRPr="2302DF34">
        <w:rPr>
          <w:b/>
          <w:bCs/>
        </w:rPr>
        <w:t xml:space="preserve">Categoría </w:t>
      </w:r>
      <w:r w:rsidRPr="2302DF34">
        <w:rPr>
          <w:rFonts w:ascii="Aptos" w:eastAsia="Aptos" w:hAnsi="Aptos" w:cs="Aptos"/>
          <w:b/>
          <w:bCs/>
        </w:rPr>
        <w:t>Instituciones públicas y Empresas privadas</w:t>
      </w:r>
    </w:p>
    <w:p w14:paraId="61089326" w14:textId="79EE72EB" w:rsidR="00463A45" w:rsidRPr="00463A45" w:rsidRDefault="2302DF34" w:rsidP="2302DF34">
      <w:pPr>
        <w:pStyle w:val="Prrafodelista"/>
        <w:numPr>
          <w:ilvl w:val="0"/>
          <w:numId w:val="15"/>
        </w:numPr>
        <w:ind w:left="1068"/>
      </w:pPr>
      <w:r>
        <w:t>La iniciativa debe haber sido implementada en al menos una ciudad latinoamericana o caribeña o haber sido desarrollada para un país que se encuentre en dichas regiones.</w:t>
      </w:r>
    </w:p>
    <w:p w14:paraId="4F7790F0" w14:textId="068FC217" w:rsidR="00463A45" w:rsidRPr="00463A45" w:rsidRDefault="71EF44EE" w:rsidP="71EF44EE">
      <w:pPr>
        <w:pStyle w:val="Prrafodelista"/>
        <w:numPr>
          <w:ilvl w:val="0"/>
          <w:numId w:val="15"/>
        </w:numPr>
        <w:ind w:left="1068"/>
      </w:pPr>
      <w:r>
        <w:t>La organización postulante puede ser una institución pública y/o privada.</w:t>
      </w:r>
    </w:p>
    <w:p w14:paraId="2D3F2EB0" w14:textId="4284BE3D" w:rsidR="00463A45" w:rsidRPr="00463A45" w:rsidRDefault="71EF44EE" w:rsidP="71EF44EE">
      <w:pPr>
        <w:pStyle w:val="Prrafodelista"/>
        <w:numPr>
          <w:ilvl w:val="0"/>
          <w:numId w:val="15"/>
        </w:numPr>
        <w:ind w:left="1068"/>
      </w:pPr>
      <w:r>
        <w:t>La iniciativa debe haber comenzado su implementación entre el 1 de enero de 2021 y hasta un año antes de la fecha de postulación.</w:t>
      </w:r>
    </w:p>
    <w:p w14:paraId="44E51FD5" w14:textId="77777777" w:rsidR="00463A45" w:rsidRPr="00463A45" w:rsidRDefault="277AC2FE" w:rsidP="277AC2FE">
      <w:pPr>
        <w:pStyle w:val="Prrafodelista"/>
        <w:numPr>
          <w:ilvl w:val="0"/>
          <w:numId w:val="15"/>
        </w:numPr>
        <w:ind w:left="1068"/>
      </w:pPr>
      <w:r>
        <w:t>La organización debe estar legalmente constituida y operativa.</w:t>
      </w:r>
    </w:p>
    <w:p w14:paraId="00032229" w14:textId="110474B2" w:rsidR="00463A45" w:rsidRPr="00463A45" w:rsidRDefault="2302DF34" w:rsidP="277AC2FE">
      <w:pPr>
        <w:pStyle w:val="Prrafodelista"/>
        <w:numPr>
          <w:ilvl w:val="0"/>
          <w:numId w:val="15"/>
        </w:numPr>
        <w:ind w:left="1068"/>
      </w:pPr>
      <w:r>
        <w:t>No podrán postular iniciativas que estén participando actualmente en el concurso Mujeres en Ruta 2025 de OBGEM, en cualquiera de sus ciudades.</w:t>
      </w:r>
      <w:ins w:id="0" w:author="Usuário Convidado" w:date="2025-07-21T13:25:00Z">
        <w:r>
          <w:t xml:space="preserve"> </w:t>
        </w:r>
      </w:ins>
      <w:r>
        <w:t xml:space="preserve">Sin </w:t>
      </w:r>
      <w:r>
        <w:lastRenderedPageBreak/>
        <w:t>embargo otras iniciativas del mismo proponente podrán inscribirse en este concurso.</w:t>
      </w:r>
    </w:p>
    <w:p w14:paraId="2FD44C4A" w14:textId="3E2AEDDD" w:rsidR="00463A45" w:rsidRPr="00463A45" w:rsidRDefault="71EF44EE" w:rsidP="277AC2FE">
      <w:pPr>
        <w:pStyle w:val="Prrafodelista"/>
        <w:numPr>
          <w:ilvl w:val="0"/>
          <w:numId w:val="15"/>
        </w:numPr>
        <w:ind w:left="1068"/>
      </w:pPr>
      <w:r>
        <w:t>No podrán participar instituciones que hayan participado directa o indirectamente en la preparación o ejecución de este concurso.</w:t>
      </w:r>
    </w:p>
    <w:p w14:paraId="7D6A1076" w14:textId="29DB28C3" w:rsidR="00463A45" w:rsidRPr="00463A45" w:rsidRDefault="00463A45" w:rsidP="277AC2FE">
      <w:pPr>
        <w:ind w:left="708"/>
      </w:pPr>
    </w:p>
    <w:p w14:paraId="5731C0D3" w14:textId="1E05BB37" w:rsidR="00463A45" w:rsidRPr="00463A45" w:rsidRDefault="2302DF34" w:rsidP="2302DF34">
      <w:pPr>
        <w:pStyle w:val="Prrafodelista"/>
        <w:numPr>
          <w:ilvl w:val="0"/>
          <w:numId w:val="2"/>
        </w:numPr>
        <w:spacing w:before="240" w:after="240"/>
        <w:jc w:val="both"/>
        <w:rPr>
          <w:rFonts w:ascii="Aptos" w:eastAsia="Aptos" w:hAnsi="Aptos" w:cs="Aptos"/>
          <w:b/>
          <w:bCs/>
        </w:rPr>
      </w:pPr>
      <w:r w:rsidRPr="2302DF34">
        <w:rPr>
          <w:b/>
          <w:bCs/>
        </w:rPr>
        <w:t xml:space="preserve">Categoría </w:t>
      </w:r>
      <w:r w:rsidRPr="2302DF34">
        <w:rPr>
          <w:rFonts w:ascii="Aptos" w:eastAsia="Aptos" w:hAnsi="Aptos" w:cs="Aptos"/>
          <w:b/>
          <w:bCs/>
        </w:rPr>
        <w:t>Organizaciones de la sociedad civil y Entidades académicas</w:t>
      </w:r>
    </w:p>
    <w:p w14:paraId="35FBAE72" w14:textId="38410C3E" w:rsidR="00463A45" w:rsidRPr="00463A45" w:rsidRDefault="277AC2FE" w:rsidP="277AC2FE">
      <w:pPr>
        <w:pStyle w:val="Prrafodelista"/>
        <w:numPr>
          <w:ilvl w:val="0"/>
          <w:numId w:val="15"/>
        </w:numPr>
        <w:ind w:left="1068"/>
      </w:pPr>
      <w:r>
        <w:t>La iniciativa debe referirse a experiencias o análisis aplicadas a una ciudad latinoamericana o caribeña o haber sido desarrollada para un país que se encuentre en dichas regiones.</w:t>
      </w:r>
    </w:p>
    <w:p w14:paraId="0C28E480" w14:textId="713F78A0" w:rsidR="00463A45" w:rsidRPr="00463A45" w:rsidRDefault="2302DF34" w:rsidP="71EF44EE">
      <w:pPr>
        <w:pStyle w:val="Prrafodelista"/>
        <w:numPr>
          <w:ilvl w:val="0"/>
          <w:numId w:val="15"/>
        </w:numPr>
        <w:ind w:left="1068"/>
      </w:pPr>
      <w:r>
        <w:t>La organización postulante puede ser académica o de la sociedad civil. No es requisito obligatorio estar constituido legalmente para esta categoria.</w:t>
      </w:r>
    </w:p>
    <w:p w14:paraId="0E1774AA" w14:textId="36371D13" w:rsidR="00463A45" w:rsidRPr="00463A45" w:rsidRDefault="71EF44EE" w:rsidP="277AC2FE">
      <w:pPr>
        <w:pStyle w:val="Prrafodelista"/>
        <w:numPr>
          <w:ilvl w:val="0"/>
          <w:numId w:val="15"/>
        </w:numPr>
        <w:ind w:left="1068"/>
      </w:pPr>
      <w:r>
        <w:t>La iniciativa debe haber sido implementada entre el 1 de enero de 2021 y hasta la fecha de postulación.</w:t>
      </w:r>
    </w:p>
    <w:p w14:paraId="757B4C84" w14:textId="2B4010C1" w:rsidR="00463A45" w:rsidRPr="00463A45" w:rsidRDefault="2302DF34" w:rsidP="277AC2FE">
      <w:pPr>
        <w:pStyle w:val="Prrafodelista"/>
        <w:numPr>
          <w:ilvl w:val="0"/>
          <w:numId w:val="15"/>
        </w:numPr>
        <w:ind w:left="1068"/>
      </w:pPr>
      <w:r>
        <w:t>La organización debe estar operativa.</w:t>
      </w:r>
    </w:p>
    <w:p w14:paraId="13CBB68C" w14:textId="652F22F8" w:rsidR="2302DF34" w:rsidRDefault="2302DF34" w:rsidP="2302DF34">
      <w:pPr>
        <w:pStyle w:val="Prrafodelista"/>
        <w:numPr>
          <w:ilvl w:val="0"/>
          <w:numId w:val="15"/>
        </w:numPr>
        <w:ind w:left="1068"/>
      </w:pPr>
      <w:r>
        <w:t>No podrán postular iniciativas que estén participando actualmente en el concurso Mujeres en Ruta 2025 de OBGEM, en cualquiera de sus ciudades. Sin embargo otras iniciativas del mismo proponente podrán inscribirse en este concurso.</w:t>
      </w:r>
    </w:p>
    <w:p w14:paraId="7C671966" w14:textId="2C589BFB" w:rsidR="00463A45" w:rsidRPr="00463A45" w:rsidRDefault="71EF44EE" w:rsidP="71EF44EE">
      <w:pPr>
        <w:pStyle w:val="Prrafodelista"/>
        <w:numPr>
          <w:ilvl w:val="0"/>
          <w:numId w:val="15"/>
        </w:numPr>
        <w:ind w:left="1068"/>
      </w:pPr>
      <w:r>
        <w:t>No podrán participar instituciones que hayan participado directa o indirectamente en la preparación o ejecución de este concurso.</w:t>
      </w:r>
    </w:p>
    <w:p w14:paraId="13421C58" w14:textId="12F3F78F" w:rsidR="00463A45" w:rsidRPr="00463A45" w:rsidRDefault="00463A45" w:rsidP="00463A45"/>
    <w:p w14:paraId="11C20084" w14:textId="36D5FAC2" w:rsidR="00463A45" w:rsidRPr="00444329" w:rsidRDefault="2302DF34" w:rsidP="2302DF34">
      <w:pPr>
        <w:pStyle w:val="Prrafodelista"/>
        <w:numPr>
          <w:ilvl w:val="0"/>
          <w:numId w:val="4"/>
        </w:numPr>
        <w:rPr>
          <w:b/>
          <w:bCs/>
        </w:rPr>
      </w:pPr>
      <w:r w:rsidRPr="2302DF34">
        <w:rPr>
          <w:b/>
          <w:bCs/>
        </w:rPr>
        <w:t>Postulación</w:t>
      </w:r>
    </w:p>
    <w:p w14:paraId="7490F2E9" w14:textId="02C8BD2A" w:rsidR="2302DF34" w:rsidRDefault="2302DF34" w:rsidP="2302DF34">
      <w:pPr>
        <w:pStyle w:val="Prrafodelista"/>
        <w:rPr>
          <w:b/>
          <w:bCs/>
        </w:rPr>
      </w:pPr>
    </w:p>
    <w:p w14:paraId="7C8A70E8" w14:textId="182B68EF" w:rsidR="00463A45" w:rsidRPr="00463A45" w:rsidRDefault="2302DF34" w:rsidP="2302DF34">
      <w:pPr>
        <w:pStyle w:val="Prrafodelista"/>
        <w:numPr>
          <w:ilvl w:val="0"/>
          <w:numId w:val="17"/>
        </w:numPr>
        <w:ind w:left="360"/>
        <w:jc w:val="both"/>
      </w:pPr>
      <w:r>
        <w:t>Las postulaciones se realizarán exclusivamente a través de un formulario electrónico en línea en https://rumboalaequidad.org/</w:t>
      </w:r>
    </w:p>
    <w:p w14:paraId="20890412" w14:textId="3DB2A6A5" w:rsidR="00463A45" w:rsidRPr="00463A45" w:rsidRDefault="2302DF34" w:rsidP="255604E4">
      <w:pPr>
        <w:pStyle w:val="Prrafodelista"/>
        <w:numPr>
          <w:ilvl w:val="0"/>
          <w:numId w:val="17"/>
        </w:numPr>
        <w:ind w:left="360"/>
        <w:jc w:val="both"/>
      </w:pPr>
      <w:r>
        <w:t>Se deberá adjuntar una carta firmada por una autoridad de alta dirección de la institución, autorizando la postulación y el uso de información sobre la inicitiva y de su logo.</w:t>
      </w:r>
    </w:p>
    <w:p w14:paraId="4F2C77BA" w14:textId="0F4AC863" w:rsidR="71EF44EE" w:rsidRDefault="2302DF34" w:rsidP="2302DF34">
      <w:pPr>
        <w:pStyle w:val="Prrafodelista"/>
        <w:numPr>
          <w:ilvl w:val="0"/>
          <w:numId w:val="17"/>
        </w:numPr>
        <w:ind w:left="360"/>
        <w:jc w:val="both"/>
      </w:pPr>
      <w:r>
        <w:t>La postulación se puede hacer en español (ES), inglés (EN) o portugués (PT).</w:t>
      </w:r>
    </w:p>
    <w:p w14:paraId="436DF06B" w14:textId="77777777" w:rsidR="00463A45" w:rsidRPr="00463A45" w:rsidRDefault="00463A45" w:rsidP="00444329"/>
    <w:p w14:paraId="6BAD1674" w14:textId="09B3877C" w:rsidR="00463A45" w:rsidRPr="00444329" w:rsidRDefault="2302DF34" w:rsidP="2302DF34">
      <w:pPr>
        <w:pStyle w:val="Prrafodelista"/>
        <w:numPr>
          <w:ilvl w:val="0"/>
          <w:numId w:val="4"/>
        </w:numPr>
        <w:rPr>
          <w:b/>
          <w:bCs/>
        </w:rPr>
      </w:pPr>
      <w:r w:rsidRPr="2302DF34">
        <w:rPr>
          <w:b/>
          <w:bCs/>
        </w:rPr>
        <w:t>Evaluación y Jurado</w:t>
      </w:r>
    </w:p>
    <w:p w14:paraId="6A435B52" w14:textId="02A9A2E5" w:rsidR="00463A45" w:rsidRPr="00463A45" w:rsidRDefault="277AC2FE" w:rsidP="00463A45">
      <w:r>
        <w:t>Se evaluarán las postulaciones considerando los siguientes criterios:</w:t>
      </w:r>
    </w:p>
    <w:p w14:paraId="654E262E" w14:textId="3DFA5AF7" w:rsidR="00463A45" w:rsidRPr="00444329" w:rsidRDefault="2302DF34" w:rsidP="2302DF34">
      <w:pPr>
        <w:pStyle w:val="Ttulo4"/>
        <w:numPr>
          <w:ilvl w:val="0"/>
          <w:numId w:val="1"/>
        </w:numPr>
        <w:spacing w:before="319" w:after="319"/>
        <w:rPr>
          <w:rFonts w:ascii="Aptos" w:eastAsia="Aptos" w:hAnsi="Aptos" w:cs="Aptos"/>
          <w:b/>
          <w:bCs/>
          <w:i w:val="0"/>
          <w:iCs w:val="0"/>
        </w:rPr>
      </w:pPr>
      <w:r w:rsidRPr="2302DF34">
        <w:rPr>
          <w:b/>
          <w:bCs/>
          <w:i w:val="0"/>
          <w:iCs w:val="0"/>
        </w:rPr>
        <w:lastRenderedPageBreak/>
        <w:t>Categoría Instituciones públicas y Empresas privadas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1"/>
        <w:gridCol w:w="5074"/>
        <w:gridCol w:w="1378"/>
      </w:tblGrid>
      <w:tr w:rsidR="363257FF" w14:paraId="49636207" w14:textId="77777777" w:rsidTr="277AC2FE">
        <w:trPr>
          <w:trHeight w:val="300"/>
        </w:trPr>
        <w:tc>
          <w:tcPr>
            <w:tcW w:w="2121" w:type="dxa"/>
            <w:vAlign w:val="center"/>
          </w:tcPr>
          <w:p w14:paraId="525441DD" w14:textId="5C8F583A" w:rsidR="363257FF" w:rsidRDefault="363257FF" w:rsidP="363257FF">
            <w:pPr>
              <w:spacing w:after="0"/>
              <w:jc w:val="center"/>
              <w:rPr>
                <w:b/>
                <w:bCs/>
                <w:sz w:val="18"/>
                <w:szCs w:val="18"/>
              </w:rPr>
            </w:pPr>
            <w:r w:rsidRPr="363257FF">
              <w:rPr>
                <w:b/>
                <w:bCs/>
                <w:sz w:val="18"/>
                <w:szCs w:val="18"/>
              </w:rPr>
              <w:t>Criterio</w:t>
            </w:r>
          </w:p>
        </w:tc>
        <w:tc>
          <w:tcPr>
            <w:tcW w:w="5074" w:type="dxa"/>
            <w:vAlign w:val="center"/>
          </w:tcPr>
          <w:p w14:paraId="3216D8AE" w14:textId="0454E9B6" w:rsidR="363257FF" w:rsidRDefault="363257FF" w:rsidP="363257FF">
            <w:pPr>
              <w:spacing w:after="0"/>
              <w:jc w:val="center"/>
              <w:rPr>
                <w:b/>
                <w:bCs/>
                <w:sz w:val="18"/>
                <w:szCs w:val="18"/>
              </w:rPr>
            </w:pPr>
            <w:r w:rsidRPr="363257FF">
              <w:rPr>
                <w:b/>
                <w:bCs/>
                <w:sz w:val="18"/>
                <w:szCs w:val="18"/>
              </w:rPr>
              <w:t>Descripción</w:t>
            </w:r>
          </w:p>
        </w:tc>
        <w:tc>
          <w:tcPr>
            <w:tcW w:w="1378" w:type="dxa"/>
            <w:vAlign w:val="center"/>
          </w:tcPr>
          <w:p w14:paraId="1C1CDE52" w14:textId="28CD9CD8" w:rsidR="363257FF" w:rsidRDefault="363257FF" w:rsidP="363257FF">
            <w:pPr>
              <w:spacing w:after="0"/>
              <w:jc w:val="center"/>
              <w:rPr>
                <w:b/>
                <w:bCs/>
                <w:sz w:val="18"/>
                <w:szCs w:val="18"/>
              </w:rPr>
            </w:pPr>
            <w:r w:rsidRPr="363257FF">
              <w:rPr>
                <w:b/>
                <w:bCs/>
                <w:sz w:val="18"/>
                <w:szCs w:val="18"/>
              </w:rPr>
              <w:t>Ponderación</w:t>
            </w:r>
          </w:p>
        </w:tc>
      </w:tr>
      <w:tr w:rsidR="363257FF" w14:paraId="6DCDA37C" w14:textId="77777777" w:rsidTr="277AC2FE">
        <w:trPr>
          <w:trHeight w:val="300"/>
        </w:trPr>
        <w:tc>
          <w:tcPr>
            <w:tcW w:w="2121" w:type="dxa"/>
            <w:vAlign w:val="center"/>
          </w:tcPr>
          <w:p w14:paraId="13482E8A" w14:textId="4281F028" w:rsidR="363257FF" w:rsidRDefault="363257FF" w:rsidP="363257FF">
            <w:pPr>
              <w:spacing w:after="0"/>
              <w:rPr>
                <w:b/>
                <w:bCs/>
                <w:sz w:val="18"/>
                <w:szCs w:val="18"/>
              </w:rPr>
            </w:pPr>
            <w:r w:rsidRPr="363257FF">
              <w:rPr>
                <w:b/>
                <w:bCs/>
                <w:sz w:val="18"/>
                <w:szCs w:val="18"/>
              </w:rPr>
              <w:t>Innovación</w:t>
            </w:r>
          </w:p>
        </w:tc>
        <w:tc>
          <w:tcPr>
            <w:tcW w:w="5074" w:type="dxa"/>
            <w:vAlign w:val="center"/>
          </w:tcPr>
          <w:p w14:paraId="29B99B2F" w14:textId="57F41F6E" w:rsidR="363257FF" w:rsidRDefault="363257FF" w:rsidP="363257FF">
            <w:pPr>
              <w:spacing w:after="0"/>
              <w:rPr>
                <w:sz w:val="18"/>
                <w:szCs w:val="18"/>
              </w:rPr>
            </w:pPr>
            <w:r w:rsidRPr="363257FF">
              <w:rPr>
                <w:sz w:val="18"/>
                <w:szCs w:val="18"/>
              </w:rPr>
              <w:t>Soluciones creativas frente a barreras de género en la operación o gestión del transporte</w:t>
            </w:r>
          </w:p>
        </w:tc>
        <w:tc>
          <w:tcPr>
            <w:tcW w:w="1378" w:type="dxa"/>
            <w:vAlign w:val="center"/>
          </w:tcPr>
          <w:p w14:paraId="2BE23C29" w14:textId="789527E4" w:rsidR="363257FF" w:rsidRDefault="363257FF" w:rsidP="363257FF">
            <w:pPr>
              <w:spacing w:after="0"/>
              <w:rPr>
                <w:sz w:val="18"/>
                <w:szCs w:val="18"/>
              </w:rPr>
            </w:pPr>
            <w:r w:rsidRPr="363257FF">
              <w:rPr>
                <w:sz w:val="18"/>
                <w:szCs w:val="18"/>
              </w:rPr>
              <w:t>30%</w:t>
            </w:r>
          </w:p>
        </w:tc>
      </w:tr>
      <w:tr w:rsidR="363257FF" w14:paraId="2307C991" w14:textId="77777777" w:rsidTr="277AC2FE">
        <w:trPr>
          <w:trHeight w:val="300"/>
        </w:trPr>
        <w:tc>
          <w:tcPr>
            <w:tcW w:w="2121" w:type="dxa"/>
            <w:vAlign w:val="center"/>
          </w:tcPr>
          <w:p w14:paraId="3957EA21" w14:textId="0ACFB5B4" w:rsidR="363257FF" w:rsidRDefault="363257FF" w:rsidP="363257FF">
            <w:pPr>
              <w:spacing w:after="0"/>
              <w:rPr>
                <w:b/>
                <w:bCs/>
                <w:sz w:val="18"/>
                <w:szCs w:val="18"/>
              </w:rPr>
            </w:pPr>
            <w:r w:rsidRPr="363257FF">
              <w:rPr>
                <w:b/>
                <w:bCs/>
                <w:sz w:val="18"/>
                <w:szCs w:val="18"/>
              </w:rPr>
              <w:t>Impacto</w:t>
            </w:r>
          </w:p>
        </w:tc>
        <w:tc>
          <w:tcPr>
            <w:tcW w:w="5074" w:type="dxa"/>
            <w:vAlign w:val="center"/>
          </w:tcPr>
          <w:p w14:paraId="457D4DA2" w14:textId="788EDAFF" w:rsidR="363257FF" w:rsidRDefault="363257FF" w:rsidP="363257FF">
            <w:pPr>
              <w:spacing w:after="0"/>
              <w:rPr>
                <w:sz w:val="18"/>
                <w:szCs w:val="18"/>
              </w:rPr>
            </w:pPr>
            <w:r w:rsidRPr="363257FF">
              <w:rPr>
                <w:sz w:val="18"/>
                <w:szCs w:val="18"/>
              </w:rPr>
              <w:t>Cambios positivos en inclusión, seguridad, participación o empleabilidad de mujeres</w:t>
            </w:r>
          </w:p>
        </w:tc>
        <w:tc>
          <w:tcPr>
            <w:tcW w:w="1378" w:type="dxa"/>
            <w:vAlign w:val="center"/>
          </w:tcPr>
          <w:p w14:paraId="28CF32C0" w14:textId="53F149D8" w:rsidR="363257FF" w:rsidRDefault="363257FF" w:rsidP="363257FF">
            <w:pPr>
              <w:spacing w:after="0"/>
              <w:rPr>
                <w:sz w:val="18"/>
                <w:szCs w:val="18"/>
              </w:rPr>
            </w:pPr>
            <w:r w:rsidRPr="363257FF">
              <w:rPr>
                <w:sz w:val="18"/>
                <w:szCs w:val="18"/>
              </w:rPr>
              <w:t>30%</w:t>
            </w:r>
          </w:p>
        </w:tc>
      </w:tr>
      <w:tr w:rsidR="363257FF" w14:paraId="507BFDDE" w14:textId="77777777" w:rsidTr="277AC2FE">
        <w:trPr>
          <w:trHeight w:val="300"/>
        </w:trPr>
        <w:tc>
          <w:tcPr>
            <w:tcW w:w="2121" w:type="dxa"/>
            <w:vAlign w:val="center"/>
          </w:tcPr>
          <w:p w14:paraId="599ECAA4" w14:textId="5959982D" w:rsidR="363257FF" w:rsidRDefault="363257FF" w:rsidP="363257FF">
            <w:pPr>
              <w:spacing w:after="0"/>
              <w:rPr>
                <w:b/>
                <w:bCs/>
                <w:sz w:val="18"/>
                <w:szCs w:val="18"/>
              </w:rPr>
            </w:pPr>
            <w:r w:rsidRPr="363257FF">
              <w:rPr>
                <w:b/>
                <w:bCs/>
                <w:sz w:val="18"/>
                <w:szCs w:val="18"/>
              </w:rPr>
              <w:t>Replicabilidad</w:t>
            </w:r>
          </w:p>
        </w:tc>
        <w:tc>
          <w:tcPr>
            <w:tcW w:w="5074" w:type="dxa"/>
            <w:vAlign w:val="center"/>
          </w:tcPr>
          <w:p w14:paraId="46C08536" w14:textId="3D284FDF" w:rsidR="363257FF" w:rsidRDefault="363257FF" w:rsidP="363257FF">
            <w:pPr>
              <w:spacing w:after="0"/>
              <w:rPr>
                <w:sz w:val="18"/>
                <w:szCs w:val="18"/>
              </w:rPr>
            </w:pPr>
            <w:r w:rsidRPr="363257FF">
              <w:rPr>
                <w:sz w:val="18"/>
                <w:szCs w:val="18"/>
              </w:rPr>
              <w:t>Potencial para ser aplicada en otras ciudades o empresas del sector</w:t>
            </w:r>
          </w:p>
        </w:tc>
        <w:tc>
          <w:tcPr>
            <w:tcW w:w="1378" w:type="dxa"/>
            <w:vAlign w:val="center"/>
          </w:tcPr>
          <w:p w14:paraId="66DF8FB9" w14:textId="50B2A869" w:rsidR="363257FF" w:rsidRDefault="277AC2FE" w:rsidP="363257FF">
            <w:pPr>
              <w:spacing w:after="0"/>
              <w:rPr>
                <w:sz w:val="18"/>
                <w:szCs w:val="18"/>
              </w:rPr>
            </w:pPr>
            <w:r w:rsidRPr="277AC2FE">
              <w:rPr>
                <w:sz w:val="18"/>
                <w:szCs w:val="18"/>
              </w:rPr>
              <w:t>10%</w:t>
            </w:r>
          </w:p>
        </w:tc>
      </w:tr>
      <w:tr w:rsidR="363257FF" w14:paraId="06DD29BE" w14:textId="77777777" w:rsidTr="277AC2FE">
        <w:trPr>
          <w:trHeight w:val="300"/>
        </w:trPr>
        <w:tc>
          <w:tcPr>
            <w:tcW w:w="2121" w:type="dxa"/>
            <w:vAlign w:val="center"/>
          </w:tcPr>
          <w:p w14:paraId="5B87A95E" w14:textId="1643E0B6" w:rsidR="363257FF" w:rsidRDefault="363257FF" w:rsidP="363257FF">
            <w:pPr>
              <w:spacing w:after="0"/>
              <w:rPr>
                <w:b/>
                <w:bCs/>
                <w:sz w:val="18"/>
                <w:szCs w:val="18"/>
              </w:rPr>
            </w:pPr>
            <w:r w:rsidRPr="363257FF">
              <w:rPr>
                <w:b/>
                <w:bCs/>
                <w:sz w:val="18"/>
                <w:szCs w:val="18"/>
              </w:rPr>
              <w:t>Sostenibilidad</w:t>
            </w:r>
          </w:p>
        </w:tc>
        <w:tc>
          <w:tcPr>
            <w:tcW w:w="5074" w:type="dxa"/>
            <w:vAlign w:val="center"/>
          </w:tcPr>
          <w:p w14:paraId="4B4B395B" w14:textId="7C5A21D2" w:rsidR="363257FF" w:rsidRDefault="363257FF" w:rsidP="363257FF">
            <w:pPr>
              <w:spacing w:after="0"/>
              <w:rPr>
                <w:sz w:val="18"/>
                <w:szCs w:val="18"/>
              </w:rPr>
            </w:pPr>
            <w:r w:rsidRPr="363257FF">
              <w:rPr>
                <w:sz w:val="18"/>
                <w:szCs w:val="18"/>
              </w:rPr>
              <w:t>Capacidad de mantenerse en el tiempo dentro de la estructura organizacional</w:t>
            </w:r>
          </w:p>
        </w:tc>
        <w:tc>
          <w:tcPr>
            <w:tcW w:w="1378" w:type="dxa"/>
            <w:vAlign w:val="center"/>
          </w:tcPr>
          <w:p w14:paraId="5F8F6492" w14:textId="75FE7E25" w:rsidR="363257FF" w:rsidRDefault="363257FF" w:rsidP="363257FF">
            <w:pPr>
              <w:spacing w:after="0"/>
              <w:rPr>
                <w:sz w:val="18"/>
                <w:szCs w:val="18"/>
              </w:rPr>
            </w:pPr>
            <w:r w:rsidRPr="363257FF">
              <w:rPr>
                <w:sz w:val="18"/>
                <w:szCs w:val="18"/>
              </w:rPr>
              <w:t>10%</w:t>
            </w:r>
          </w:p>
        </w:tc>
      </w:tr>
      <w:tr w:rsidR="363257FF" w14:paraId="39AFDC70" w14:textId="77777777" w:rsidTr="277AC2FE">
        <w:trPr>
          <w:trHeight w:val="300"/>
        </w:trPr>
        <w:tc>
          <w:tcPr>
            <w:tcW w:w="2121" w:type="dxa"/>
            <w:vAlign w:val="center"/>
          </w:tcPr>
          <w:p w14:paraId="154E9795" w14:textId="449B98A7" w:rsidR="363257FF" w:rsidRDefault="363257FF" w:rsidP="363257FF">
            <w:pPr>
              <w:spacing w:after="0"/>
              <w:rPr>
                <w:b/>
                <w:bCs/>
                <w:sz w:val="18"/>
                <w:szCs w:val="18"/>
              </w:rPr>
            </w:pPr>
            <w:r w:rsidRPr="363257FF">
              <w:rPr>
                <w:b/>
                <w:bCs/>
                <w:sz w:val="18"/>
                <w:szCs w:val="18"/>
              </w:rPr>
              <w:t>Evidencia</w:t>
            </w:r>
          </w:p>
        </w:tc>
        <w:tc>
          <w:tcPr>
            <w:tcW w:w="5074" w:type="dxa"/>
            <w:vAlign w:val="center"/>
          </w:tcPr>
          <w:p w14:paraId="6641FE01" w14:textId="24DF4111" w:rsidR="363257FF" w:rsidRDefault="363257FF" w:rsidP="363257FF">
            <w:pPr>
              <w:spacing w:after="0"/>
              <w:rPr>
                <w:sz w:val="18"/>
                <w:szCs w:val="18"/>
              </w:rPr>
            </w:pPr>
            <w:r w:rsidRPr="363257FF">
              <w:rPr>
                <w:sz w:val="18"/>
                <w:szCs w:val="18"/>
              </w:rPr>
              <w:t>Existencia de datos, documentación o resultados concretos</w:t>
            </w:r>
          </w:p>
        </w:tc>
        <w:tc>
          <w:tcPr>
            <w:tcW w:w="1378" w:type="dxa"/>
            <w:vAlign w:val="center"/>
          </w:tcPr>
          <w:p w14:paraId="7652697D" w14:textId="5C377721" w:rsidR="363257FF" w:rsidRDefault="277AC2FE" w:rsidP="363257FF">
            <w:pPr>
              <w:spacing w:after="0"/>
              <w:rPr>
                <w:sz w:val="18"/>
                <w:szCs w:val="18"/>
              </w:rPr>
            </w:pPr>
            <w:r w:rsidRPr="277AC2FE">
              <w:rPr>
                <w:sz w:val="18"/>
                <w:szCs w:val="18"/>
              </w:rPr>
              <w:t>20%</w:t>
            </w:r>
          </w:p>
        </w:tc>
      </w:tr>
    </w:tbl>
    <w:p w14:paraId="6921A769" w14:textId="70242AAC" w:rsidR="00463A45" w:rsidRPr="00444329" w:rsidRDefault="00463A45" w:rsidP="363257FF">
      <w:pPr>
        <w:rPr>
          <w:b/>
          <w:bCs/>
        </w:rPr>
      </w:pPr>
    </w:p>
    <w:p w14:paraId="1F713D88" w14:textId="3542E4FE" w:rsidR="00463A45" w:rsidRPr="00444329" w:rsidRDefault="2302DF34" w:rsidP="2302DF34">
      <w:pPr>
        <w:pStyle w:val="Ttulo4"/>
        <w:numPr>
          <w:ilvl w:val="0"/>
          <w:numId w:val="1"/>
        </w:numPr>
        <w:spacing w:before="319" w:after="319"/>
        <w:rPr>
          <w:rFonts w:ascii="Aptos" w:eastAsia="Aptos" w:hAnsi="Aptos" w:cs="Aptos"/>
          <w:b/>
          <w:bCs/>
          <w:i w:val="0"/>
          <w:iCs w:val="0"/>
        </w:rPr>
      </w:pPr>
      <w:r w:rsidRPr="2302DF34">
        <w:rPr>
          <w:b/>
          <w:bCs/>
          <w:i w:val="0"/>
          <w:iCs w:val="0"/>
        </w:rPr>
        <w:t>Categoría Organizaciones de la sociedad civil y Entidades académicas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090"/>
        <w:gridCol w:w="5096"/>
        <w:gridCol w:w="1446"/>
      </w:tblGrid>
      <w:tr w:rsidR="363257FF" w14:paraId="2DAA9EC7" w14:textId="77777777" w:rsidTr="277AC2FE">
        <w:trPr>
          <w:trHeight w:val="300"/>
        </w:trPr>
        <w:tc>
          <w:tcPr>
            <w:tcW w:w="2090" w:type="dxa"/>
            <w:vAlign w:val="center"/>
          </w:tcPr>
          <w:p w14:paraId="5FE1EDC7" w14:textId="2CD408B5" w:rsidR="363257FF" w:rsidRDefault="363257FF" w:rsidP="363257FF">
            <w:pPr>
              <w:spacing w:after="0"/>
              <w:jc w:val="center"/>
              <w:rPr>
                <w:b/>
                <w:bCs/>
                <w:sz w:val="18"/>
                <w:szCs w:val="18"/>
              </w:rPr>
            </w:pPr>
            <w:r w:rsidRPr="363257FF">
              <w:rPr>
                <w:b/>
                <w:bCs/>
                <w:sz w:val="18"/>
                <w:szCs w:val="18"/>
              </w:rPr>
              <w:t>Criterio</w:t>
            </w:r>
          </w:p>
        </w:tc>
        <w:tc>
          <w:tcPr>
            <w:tcW w:w="5096" w:type="dxa"/>
            <w:vAlign w:val="center"/>
          </w:tcPr>
          <w:p w14:paraId="3C79194B" w14:textId="3CE913DF" w:rsidR="363257FF" w:rsidRDefault="363257FF" w:rsidP="363257FF">
            <w:pPr>
              <w:spacing w:after="0"/>
              <w:jc w:val="center"/>
              <w:rPr>
                <w:b/>
                <w:bCs/>
                <w:sz w:val="18"/>
                <w:szCs w:val="18"/>
              </w:rPr>
            </w:pPr>
            <w:r w:rsidRPr="363257FF">
              <w:rPr>
                <w:b/>
                <w:bCs/>
                <w:sz w:val="18"/>
                <w:szCs w:val="18"/>
              </w:rPr>
              <w:t>Descripción</w:t>
            </w:r>
          </w:p>
        </w:tc>
        <w:tc>
          <w:tcPr>
            <w:tcW w:w="1446" w:type="dxa"/>
            <w:vAlign w:val="center"/>
          </w:tcPr>
          <w:p w14:paraId="64224C84" w14:textId="4CB3FB39" w:rsidR="363257FF" w:rsidRDefault="363257FF" w:rsidP="363257FF">
            <w:pPr>
              <w:spacing w:after="0"/>
              <w:jc w:val="center"/>
              <w:rPr>
                <w:b/>
                <w:bCs/>
                <w:sz w:val="18"/>
                <w:szCs w:val="18"/>
              </w:rPr>
            </w:pPr>
            <w:r w:rsidRPr="363257FF">
              <w:rPr>
                <w:b/>
                <w:bCs/>
                <w:sz w:val="18"/>
                <w:szCs w:val="18"/>
              </w:rPr>
              <w:t>Ponderación</w:t>
            </w:r>
          </w:p>
        </w:tc>
      </w:tr>
      <w:tr w:rsidR="363257FF" w14:paraId="637C408C" w14:textId="77777777" w:rsidTr="277AC2FE">
        <w:trPr>
          <w:trHeight w:val="300"/>
        </w:trPr>
        <w:tc>
          <w:tcPr>
            <w:tcW w:w="2090" w:type="dxa"/>
            <w:vAlign w:val="center"/>
          </w:tcPr>
          <w:p w14:paraId="367D2EFE" w14:textId="618E9D6A" w:rsidR="363257FF" w:rsidRDefault="363257FF" w:rsidP="363257FF">
            <w:pPr>
              <w:spacing w:after="0"/>
              <w:rPr>
                <w:b/>
                <w:bCs/>
                <w:sz w:val="18"/>
                <w:szCs w:val="18"/>
              </w:rPr>
            </w:pPr>
            <w:r w:rsidRPr="363257FF">
              <w:rPr>
                <w:b/>
                <w:bCs/>
                <w:sz w:val="18"/>
                <w:szCs w:val="18"/>
              </w:rPr>
              <w:t>Innovación</w:t>
            </w:r>
          </w:p>
        </w:tc>
        <w:tc>
          <w:tcPr>
            <w:tcW w:w="5096" w:type="dxa"/>
            <w:vAlign w:val="center"/>
          </w:tcPr>
          <w:p w14:paraId="342275EC" w14:textId="70EB5400" w:rsidR="363257FF" w:rsidRDefault="363257FF" w:rsidP="363257FF">
            <w:pPr>
              <w:spacing w:after="0"/>
              <w:rPr>
                <w:sz w:val="18"/>
                <w:szCs w:val="18"/>
              </w:rPr>
            </w:pPr>
            <w:r w:rsidRPr="363257FF">
              <w:rPr>
                <w:sz w:val="18"/>
                <w:szCs w:val="18"/>
              </w:rPr>
              <w:t>Nuevos enfoques, herramientas o investigaciones que aborden desigualdades de género</w:t>
            </w:r>
          </w:p>
        </w:tc>
        <w:tc>
          <w:tcPr>
            <w:tcW w:w="1446" w:type="dxa"/>
            <w:vAlign w:val="center"/>
          </w:tcPr>
          <w:p w14:paraId="7A5310FB" w14:textId="052AA117" w:rsidR="363257FF" w:rsidRDefault="363257FF" w:rsidP="363257FF">
            <w:pPr>
              <w:spacing w:after="0"/>
              <w:rPr>
                <w:sz w:val="18"/>
                <w:szCs w:val="18"/>
              </w:rPr>
            </w:pPr>
            <w:r w:rsidRPr="363257FF">
              <w:rPr>
                <w:sz w:val="18"/>
                <w:szCs w:val="18"/>
              </w:rPr>
              <w:t>30%</w:t>
            </w:r>
          </w:p>
        </w:tc>
      </w:tr>
      <w:tr w:rsidR="363257FF" w14:paraId="52C565C4" w14:textId="77777777" w:rsidTr="277AC2FE">
        <w:trPr>
          <w:trHeight w:val="300"/>
        </w:trPr>
        <w:tc>
          <w:tcPr>
            <w:tcW w:w="2090" w:type="dxa"/>
            <w:vAlign w:val="center"/>
          </w:tcPr>
          <w:p w14:paraId="6192CBE5" w14:textId="160876B1" w:rsidR="363257FF" w:rsidRDefault="363257FF" w:rsidP="363257FF">
            <w:pPr>
              <w:spacing w:after="0"/>
              <w:rPr>
                <w:b/>
                <w:bCs/>
                <w:sz w:val="18"/>
                <w:szCs w:val="18"/>
              </w:rPr>
            </w:pPr>
            <w:r w:rsidRPr="363257FF">
              <w:rPr>
                <w:b/>
                <w:bCs/>
                <w:sz w:val="18"/>
                <w:szCs w:val="18"/>
              </w:rPr>
              <w:t>Impacto</w:t>
            </w:r>
          </w:p>
        </w:tc>
        <w:tc>
          <w:tcPr>
            <w:tcW w:w="5096" w:type="dxa"/>
            <w:vAlign w:val="center"/>
          </w:tcPr>
          <w:p w14:paraId="02E2D8CA" w14:textId="055F05E0" w:rsidR="363257FF" w:rsidRDefault="363257FF" w:rsidP="363257FF">
            <w:pPr>
              <w:spacing w:after="0"/>
              <w:rPr>
                <w:sz w:val="18"/>
                <w:szCs w:val="18"/>
              </w:rPr>
            </w:pPr>
            <w:r w:rsidRPr="363257FF">
              <w:rPr>
                <w:sz w:val="18"/>
                <w:szCs w:val="18"/>
              </w:rPr>
              <w:t>Resultados generados en sensibilización, incidencia o generación de conocimiento aplicado</w:t>
            </w:r>
          </w:p>
        </w:tc>
        <w:tc>
          <w:tcPr>
            <w:tcW w:w="1446" w:type="dxa"/>
            <w:vAlign w:val="center"/>
          </w:tcPr>
          <w:p w14:paraId="3E49FA21" w14:textId="59C405F7" w:rsidR="363257FF" w:rsidRDefault="363257FF" w:rsidP="363257FF">
            <w:pPr>
              <w:spacing w:after="0"/>
              <w:rPr>
                <w:sz w:val="18"/>
                <w:szCs w:val="18"/>
              </w:rPr>
            </w:pPr>
            <w:r w:rsidRPr="363257FF">
              <w:rPr>
                <w:sz w:val="18"/>
                <w:szCs w:val="18"/>
              </w:rPr>
              <w:t>30%</w:t>
            </w:r>
          </w:p>
        </w:tc>
      </w:tr>
      <w:tr w:rsidR="363257FF" w14:paraId="5B3F0C9F" w14:textId="77777777" w:rsidTr="277AC2FE">
        <w:trPr>
          <w:trHeight w:val="300"/>
        </w:trPr>
        <w:tc>
          <w:tcPr>
            <w:tcW w:w="2090" w:type="dxa"/>
            <w:vAlign w:val="center"/>
          </w:tcPr>
          <w:p w14:paraId="218807A4" w14:textId="2D147E65" w:rsidR="363257FF" w:rsidRDefault="363257FF" w:rsidP="363257FF">
            <w:pPr>
              <w:spacing w:after="0"/>
              <w:rPr>
                <w:b/>
                <w:bCs/>
                <w:sz w:val="18"/>
                <w:szCs w:val="18"/>
              </w:rPr>
            </w:pPr>
            <w:r w:rsidRPr="363257FF">
              <w:rPr>
                <w:b/>
                <w:bCs/>
                <w:sz w:val="18"/>
                <w:szCs w:val="18"/>
              </w:rPr>
              <w:t>Replicabilidad</w:t>
            </w:r>
          </w:p>
        </w:tc>
        <w:tc>
          <w:tcPr>
            <w:tcW w:w="5096" w:type="dxa"/>
            <w:vAlign w:val="center"/>
          </w:tcPr>
          <w:p w14:paraId="159584D4" w14:textId="4CE81F26" w:rsidR="363257FF" w:rsidRDefault="363257FF" w:rsidP="363257FF">
            <w:pPr>
              <w:spacing w:after="0"/>
              <w:rPr>
                <w:sz w:val="18"/>
                <w:szCs w:val="18"/>
              </w:rPr>
            </w:pPr>
            <w:r w:rsidRPr="363257FF">
              <w:rPr>
                <w:sz w:val="18"/>
                <w:szCs w:val="18"/>
              </w:rPr>
              <w:t>Potencial para escalar o transferir el conocimiento o metodología</w:t>
            </w:r>
          </w:p>
        </w:tc>
        <w:tc>
          <w:tcPr>
            <w:tcW w:w="1446" w:type="dxa"/>
            <w:vAlign w:val="center"/>
          </w:tcPr>
          <w:p w14:paraId="0FD368CC" w14:textId="7862E703" w:rsidR="363257FF" w:rsidRDefault="277AC2FE" w:rsidP="363257FF">
            <w:pPr>
              <w:spacing w:after="0"/>
              <w:rPr>
                <w:sz w:val="18"/>
                <w:szCs w:val="18"/>
              </w:rPr>
            </w:pPr>
            <w:r w:rsidRPr="277AC2FE">
              <w:rPr>
                <w:sz w:val="18"/>
                <w:szCs w:val="18"/>
              </w:rPr>
              <w:t>10%</w:t>
            </w:r>
          </w:p>
        </w:tc>
      </w:tr>
      <w:tr w:rsidR="363257FF" w14:paraId="054D124C" w14:textId="77777777" w:rsidTr="277AC2FE">
        <w:trPr>
          <w:trHeight w:val="300"/>
        </w:trPr>
        <w:tc>
          <w:tcPr>
            <w:tcW w:w="2090" w:type="dxa"/>
            <w:vAlign w:val="center"/>
          </w:tcPr>
          <w:p w14:paraId="2DFADDA2" w14:textId="7CE0B7CD" w:rsidR="363257FF" w:rsidRDefault="363257FF" w:rsidP="363257FF">
            <w:pPr>
              <w:spacing w:after="0"/>
              <w:rPr>
                <w:b/>
                <w:bCs/>
                <w:sz w:val="18"/>
                <w:szCs w:val="18"/>
              </w:rPr>
            </w:pPr>
            <w:r w:rsidRPr="363257FF">
              <w:rPr>
                <w:b/>
                <w:bCs/>
                <w:sz w:val="18"/>
                <w:szCs w:val="18"/>
              </w:rPr>
              <w:t>Sostenibilidad</w:t>
            </w:r>
          </w:p>
        </w:tc>
        <w:tc>
          <w:tcPr>
            <w:tcW w:w="5096" w:type="dxa"/>
            <w:vAlign w:val="center"/>
          </w:tcPr>
          <w:p w14:paraId="4405AD9A" w14:textId="27131381" w:rsidR="363257FF" w:rsidRDefault="363257FF" w:rsidP="363257FF">
            <w:pPr>
              <w:spacing w:after="0"/>
              <w:rPr>
                <w:sz w:val="18"/>
                <w:szCs w:val="18"/>
              </w:rPr>
            </w:pPr>
            <w:r w:rsidRPr="363257FF">
              <w:rPr>
                <w:sz w:val="18"/>
                <w:szCs w:val="18"/>
              </w:rPr>
              <w:t>Continuidad del trabajo en el tiempo más allá del proyecto específico</w:t>
            </w:r>
          </w:p>
        </w:tc>
        <w:tc>
          <w:tcPr>
            <w:tcW w:w="1446" w:type="dxa"/>
            <w:vAlign w:val="center"/>
          </w:tcPr>
          <w:p w14:paraId="2CC2887F" w14:textId="734F1FE0" w:rsidR="363257FF" w:rsidRDefault="363257FF" w:rsidP="363257FF">
            <w:pPr>
              <w:spacing w:after="0"/>
              <w:rPr>
                <w:sz w:val="18"/>
                <w:szCs w:val="18"/>
              </w:rPr>
            </w:pPr>
            <w:r w:rsidRPr="363257FF">
              <w:rPr>
                <w:sz w:val="18"/>
                <w:szCs w:val="18"/>
              </w:rPr>
              <w:t>10%</w:t>
            </w:r>
          </w:p>
        </w:tc>
      </w:tr>
      <w:tr w:rsidR="363257FF" w14:paraId="07DCA057" w14:textId="77777777" w:rsidTr="277AC2FE">
        <w:trPr>
          <w:trHeight w:val="300"/>
        </w:trPr>
        <w:tc>
          <w:tcPr>
            <w:tcW w:w="2090" w:type="dxa"/>
            <w:vAlign w:val="center"/>
          </w:tcPr>
          <w:p w14:paraId="115711D9" w14:textId="291C2E7E" w:rsidR="363257FF" w:rsidRDefault="363257FF" w:rsidP="363257FF">
            <w:pPr>
              <w:spacing w:after="0"/>
              <w:rPr>
                <w:b/>
                <w:bCs/>
                <w:sz w:val="18"/>
                <w:szCs w:val="18"/>
              </w:rPr>
            </w:pPr>
            <w:r w:rsidRPr="363257FF">
              <w:rPr>
                <w:b/>
                <w:bCs/>
                <w:sz w:val="18"/>
                <w:szCs w:val="18"/>
              </w:rPr>
              <w:t>Evidencia</w:t>
            </w:r>
          </w:p>
        </w:tc>
        <w:tc>
          <w:tcPr>
            <w:tcW w:w="5096" w:type="dxa"/>
            <w:vAlign w:val="center"/>
          </w:tcPr>
          <w:p w14:paraId="532643D3" w14:textId="77472B54" w:rsidR="363257FF" w:rsidRDefault="363257FF" w:rsidP="363257FF">
            <w:pPr>
              <w:spacing w:after="0"/>
              <w:rPr>
                <w:sz w:val="18"/>
                <w:szCs w:val="18"/>
              </w:rPr>
            </w:pPr>
            <w:r w:rsidRPr="363257FF">
              <w:rPr>
                <w:sz w:val="18"/>
                <w:szCs w:val="18"/>
              </w:rPr>
              <w:t>Documentación, publicaciones o datos que respalden los resultados obtenidos</w:t>
            </w:r>
          </w:p>
        </w:tc>
        <w:tc>
          <w:tcPr>
            <w:tcW w:w="1446" w:type="dxa"/>
            <w:vAlign w:val="center"/>
          </w:tcPr>
          <w:p w14:paraId="3DA4D62A" w14:textId="7FA3EB95" w:rsidR="363257FF" w:rsidRDefault="277AC2FE" w:rsidP="363257FF">
            <w:pPr>
              <w:spacing w:after="0"/>
              <w:rPr>
                <w:sz w:val="18"/>
                <w:szCs w:val="18"/>
              </w:rPr>
            </w:pPr>
            <w:r w:rsidRPr="277AC2FE">
              <w:rPr>
                <w:sz w:val="18"/>
                <w:szCs w:val="18"/>
              </w:rPr>
              <w:t>20%</w:t>
            </w:r>
          </w:p>
        </w:tc>
      </w:tr>
    </w:tbl>
    <w:p w14:paraId="20BDD21F" w14:textId="5800A70F" w:rsidR="00463A45" w:rsidRPr="00444329" w:rsidRDefault="00463A45" w:rsidP="00463A45"/>
    <w:p w14:paraId="15639EC6" w14:textId="044A5F88" w:rsidR="7FA6A23B" w:rsidRDefault="277AC2FE">
      <w:r>
        <w:t>El jurado estará compuesto por personas expertas en género, movilidad y gestión pública.</w:t>
      </w:r>
    </w:p>
    <w:p w14:paraId="32BAA43A" w14:textId="5B267D1D" w:rsidR="7FA6A23B" w:rsidRDefault="7FA6A23B"/>
    <w:p w14:paraId="2D7A1BCB" w14:textId="078A617E" w:rsidR="00463A45" w:rsidRPr="00444329" w:rsidRDefault="2302DF34" w:rsidP="2302DF34">
      <w:pPr>
        <w:pStyle w:val="Prrafodelista"/>
        <w:numPr>
          <w:ilvl w:val="0"/>
          <w:numId w:val="4"/>
        </w:numPr>
        <w:rPr>
          <w:b/>
          <w:bCs/>
        </w:rPr>
      </w:pPr>
      <w:r w:rsidRPr="2302DF34">
        <w:rPr>
          <w:b/>
          <w:bCs/>
        </w:rPr>
        <w:t>Fechas del concurso</w:t>
      </w:r>
    </w:p>
    <w:tbl>
      <w:tblPr>
        <w:tblStyle w:val="Tablaconcuadrcula"/>
        <w:tblW w:w="8828" w:type="dxa"/>
        <w:tblLook w:val="04A0" w:firstRow="1" w:lastRow="0" w:firstColumn="1" w:lastColumn="0" w:noHBand="0" w:noVBand="1"/>
      </w:tblPr>
      <w:tblGrid>
        <w:gridCol w:w="4638"/>
        <w:gridCol w:w="4190"/>
      </w:tblGrid>
      <w:tr w:rsidR="00444329" w14:paraId="75E8C92A" w14:textId="77777777" w:rsidTr="2302DF34">
        <w:trPr>
          <w:trHeight w:val="300"/>
        </w:trPr>
        <w:tc>
          <w:tcPr>
            <w:tcW w:w="4638" w:type="dxa"/>
          </w:tcPr>
          <w:p w14:paraId="1A433CCD" w14:textId="4296A202" w:rsidR="00444329" w:rsidRDefault="00444329" w:rsidP="00444329">
            <w:r w:rsidRPr="007768F6">
              <w:t>Etapa</w:t>
            </w:r>
          </w:p>
        </w:tc>
        <w:tc>
          <w:tcPr>
            <w:tcW w:w="4190" w:type="dxa"/>
          </w:tcPr>
          <w:p w14:paraId="2080527A" w14:textId="79625BF2" w:rsidR="00444329" w:rsidRDefault="00444329" w:rsidP="00444329">
            <w:r>
              <w:t>Fecha</w:t>
            </w:r>
          </w:p>
        </w:tc>
      </w:tr>
      <w:tr w:rsidR="00444329" w14:paraId="29D171A8" w14:textId="77777777" w:rsidTr="2302DF34">
        <w:trPr>
          <w:trHeight w:val="300"/>
        </w:trPr>
        <w:tc>
          <w:tcPr>
            <w:tcW w:w="4638" w:type="dxa"/>
          </w:tcPr>
          <w:p w14:paraId="7E7A4EF5" w14:textId="27D210C0" w:rsidR="00444329" w:rsidRDefault="00444329" w:rsidP="00444329">
            <w:r w:rsidRPr="007768F6">
              <w:t>Lanzamiento y apertura de postulaciones</w:t>
            </w:r>
          </w:p>
        </w:tc>
        <w:tc>
          <w:tcPr>
            <w:tcW w:w="4190" w:type="dxa"/>
          </w:tcPr>
          <w:p w14:paraId="35341334" w14:textId="2A6D38A1" w:rsidR="00444329" w:rsidRDefault="2302DF34" w:rsidP="2775AFF3">
            <w:r>
              <w:t>25 de julio</w:t>
            </w:r>
          </w:p>
        </w:tc>
      </w:tr>
      <w:tr w:rsidR="00444329" w14:paraId="4FD307B0" w14:textId="77777777" w:rsidTr="2302DF34">
        <w:trPr>
          <w:trHeight w:val="300"/>
        </w:trPr>
        <w:tc>
          <w:tcPr>
            <w:tcW w:w="4638" w:type="dxa"/>
          </w:tcPr>
          <w:p w14:paraId="6302039C" w14:textId="40D9706A" w:rsidR="00444329" w:rsidRDefault="00444329" w:rsidP="00444329">
            <w:r w:rsidRPr="007768F6">
              <w:t>Cierre de postulaciones</w:t>
            </w:r>
          </w:p>
        </w:tc>
        <w:tc>
          <w:tcPr>
            <w:tcW w:w="4190" w:type="dxa"/>
          </w:tcPr>
          <w:p w14:paraId="5F515FBF" w14:textId="648794F5" w:rsidR="00444329" w:rsidRDefault="2302DF34" w:rsidP="2775AFF3">
            <w:r>
              <w:t>25 de agosto</w:t>
            </w:r>
          </w:p>
        </w:tc>
      </w:tr>
      <w:tr w:rsidR="00444329" w14:paraId="4EC367E8" w14:textId="77777777" w:rsidTr="2302DF34">
        <w:trPr>
          <w:trHeight w:val="300"/>
        </w:trPr>
        <w:tc>
          <w:tcPr>
            <w:tcW w:w="4638" w:type="dxa"/>
          </w:tcPr>
          <w:p w14:paraId="6DDADAF4" w14:textId="60C44F21" w:rsidR="00444329" w:rsidRDefault="0BF8B3A8" w:rsidP="00444329">
            <w:r>
              <w:t>Selección de ganadores</w:t>
            </w:r>
          </w:p>
        </w:tc>
        <w:tc>
          <w:tcPr>
            <w:tcW w:w="4190" w:type="dxa"/>
          </w:tcPr>
          <w:p w14:paraId="000EB1B0" w14:textId="7F9F5E0E" w:rsidR="00444329" w:rsidRDefault="168E071A" w:rsidP="2775AFF3">
            <w:r>
              <w:t>15 de septiembre</w:t>
            </w:r>
          </w:p>
        </w:tc>
      </w:tr>
      <w:tr w:rsidR="00444329" w14:paraId="3E896A69" w14:textId="77777777" w:rsidTr="2302DF34">
        <w:trPr>
          <w:trHeight w:val="300"/>
        </w:trPr>
        <w:tc>
          <w:tcPr>
            <w:tcW w:w="4638" w:type="dxa"/>
          </w:tcPr>
          <w:p w14:paraId="39760740" w14:textId="4D508051" w:rsidR="00444329" w:rsidRDefault="0BF8B3A8" w:rsidP="00444329">
            <w:r>
              <w:t>Entrega de reconocimientos</w:t>
            </w:r>
          </w:p>
        </w:tc>
        <w:tc>
          <w:tcPr>
            <w:tcW w:w="4190" w:type="dxa"/>
          </w:tcPr>
          <w:p w14:paraId="0000ECCF" w14:textId="4F8DE1A7" w:rsidR="00444329" w:rsidRDefault="2302DF34" w:rsidP="2775AFF3">
            <w:r>
              <w:t>09 y 10 de octubre (por confirmar)</w:t>
            </w:r>
          </w:p>
        </w:tc>
      </w:tr>
    </w:tbl>
    <w:p w14:paraId="23008C32" w14:textId="77777777" w:rsidR="00463A45" w:rsidRPr="00463A45" w:rsidRDefault="00463A45" w:rsidP="00463A45"/>
    <w:p w14:paraId="7BDCA938" w14:textId="0C75EF2B" w:rsidR="00463A45" w:rsidRPr="00444329" w:rsidRDefault="2302DF34" w:rsidP="2302DF34">
      <w:pPr>
        <w:pStyle w:val="Prrafodelista"/>
        <w:numPr>
          <w:ilvl w:val="0"/>
          <w:numId w:val="4"/>
        </w:numPr>
        <w:rPr>
          <w:b/>
          <w:bCs/>
        </w:rPr>
      </w:pPr>
      <w:r w:rsidRPr="2302DF34">
        <w:rPr>
          <w:b/>
          <w:bCs/>
        </w:rPr>
        <w:t>Premiación</w:t>
      </w:r>
    </w:p>
    <w:p w14:paraId="5B54CC64" w14:textId="2754B9F4" w:rsidR="00463A45" w:rsidRPr="00463A45" w:rsidRDefault="2302DF34" w:rsidP="00444329">
      <w:pPr>
        <w:jc w:val="both"/>
      </w:pPr>
      <w:r>
        <w:t>Las tres iniciativas mejor evaluadas de cada categoría serán reconocidas con primer y segundo lugar y mención honrosa.</w:t>
      </w:r>
    </w:p>
    <w:p w14:paraId="7CA8F27E" w14:textId="52577BA7" w:rsidR="00463A45" w:rsidRPr="00463A45" w:rsidRDefault="2302DF34" w:rsidP="00444329">
      <w:pPr>
        <w:jc w:val="both"/>
      </w:pPr>
      <w:r>
        <w:lastRenderedPageBreak/>
        <w:t>La ceremonia de premiación se realizará en un evento internacional en Bogotá que tendrá lugar en octubre de 2025 y que será coproducido con junto el Observatorio Latinoamericano de Género y Movilidad (OBGEM) y en cuya oportunidad se premiará a los ganadores del concurso Mujeres en Ruta organizado por dicha institución. Durante el evento se desarrollarán además actividades técnicas, visitas, y espacios de intercambio entre las organizaciones seleccionadas.</w:t>
      </w:r>
    </w:p>
    <w:p w14:paraId="13C13A0D" w14:textId="64716354" w:rsidR="00463A45" w:rsidRPr="00644DED" w:rsidRDefault="2302DF34" w:rsidP="00644DED">
      <w:pPr>
        <w:jc w:val="both"/>
      </w:pPr>
      <w:r>
        <w:t>SoMoS LAC cubrirá los gastos de viaje y estadía en Bogotá de un representante de cada una de las instituciones ganadoras de los primero y segundo lugar de las dos categorías.</w:t>
      </w:r>
    </w:p>
    <w:p w14:paraId="1C360FDB" w14:textId="2A95B152" w:rsidR="277AC2FE" w:rsidRDefault="277AC2FE">
      <w:r>
        <w:br w:type="page"/>
      </w:r>
    </w:p>
    <w:p w14:paraId="30B4316D" w14:textId="10131AF1" w:rsidR="00AB2943" w:rsidRPr="00AB2943" w:rsidRDefault="2302DF34" w:rsidP="00AB2943">
      <w:pPr>
        <w:rPr>
          <w:b/>
          <w:bCs/>
        </w:rPr>
      </w:pPr>
      <w:r w:rsidRPr="2302DF34">
        <w:rPr>
          <w:b/>
          <w:bCs/>
        </w:rPr>
        <w:lastRenderedPageBreak/>
        <w:t>FICHA DE POSTULACIÓN CONCURSO</w:t>
      </w:r>
    </w:p>
    <w:p w14:paraId="60120817" w14:textId="7A688586" w:rsidR="2302DF34" w:rsidRDefault="2302DF34" w:rsidP="2302DF34">
      <w:pPr>
        <w:rPr>
          <w:b/>
          <w:bCs/>
          <w:sz w:val="28"/>
          <w:szCs w:val="28"/>
        </w:rPr>
      </w:pPr>
      <w:r w:rsidRPr="2302DF34">
        <w:rPr>
          <w:b/>
          <w:bCs/>
          <w:sz w:val="28"/>
          <w:szCs w:val="28"/>
        </w:rPr>
        <w:t>¡Postula tu Iniciativa!, rumbo a la equidad</w:t>
      </w:r>
    </w:p>
    <w:p w14:paraId="7CA0D3C4" w14:textId="77777777" w:rsidR="00AB2943" w:rsidRPr="00AB2943" w:rsidRDefault="00673D73" w:rsidP="00AB2943">
      <w:r>
        <w:rPr>
          <w:noProof/>
        </w:rPr>
        <w:pict w14:anchorId="0BF5E086">
          <v:rect id="_x0000_i1026" alt="" style="width:441.9pt;height:.05pt;mso-width-percent:0;mso-height-percent:0;mso-width-percent:0;mso-height-percent:0" o:hralign="center" o:hrstd="t" o:hr="t" fillcolor="#a0a0a0" stroked="f"/>
        </w:pict>
      </w:r>
    </w:p>
    <w:p w14:paraId="40E91072" w14:textId="6AF07D4D" w:rsidR="00AB2943" w:rsidRPr="00AB2943" w:rsidRDefault="2302DF34" w:rsidP="00AB2943">
      <w:pPr>
        <w:rPr>
          <w:b/>
          <w:bCs/>
        </w:rPr>
      </w:pPr>
      <w:r w:rsidRPr="2302DF34">
        <w:rPr>
          <w:b/>
          <w:bCs/>
        </w:rPr>
        <w:t>1. INFORMACIÓN DE LA INICITIVA POSTULADA</w:t>
      </w:r>
    </w:p>
    <w:p w14:paraId="4828C433" w14:textId="77777777" w:rsidR="00AB2943" w:rsidRPr="00AB2943" w:rsidRDefault="2302DF34" w:rsidP="2302DF34">
      <w:pPr>
        <w:numPr>
          <w:ilvl w:val="0"/>
          <w:numId w:val="11"/>
        </w:numPr>
        <w:rPr>
          <w:b/>
          <w:bCs/>
        </w:rPr>
      </w:pPr>
      <w:r w:rsidRPr="2302DF34">
        <w:rPr>
          <w:b/>
          <w:bCs/>
        </w:rPr>
        <w:t>Nombre del proyecto o iniciativa:</w:t>
      </w:r>
    </w:p>
    <w:p w14:paraId="15734B69" w14:textId="476CEB98" w:rsidR="2302DF34" w:rsidRDefault="2302DF34" w:rsidP="2302DF34">
      <w:pPr>
        <w:numPr>
          <w:ilvl w:val="0"/>
          <w:numId w:val="11"/>
        </w:numPr>
        <w:rPr>
          <w:b/>
          <w:bCs/>
          <w:highlight w:val="yellow"/>
        </w:rPr>
      </w:pPr>
      <w:r w:rsidRPr="2302DF34">
        <w:rPr>
          <w:b/>
          <w:bCs/>
          <w:highlight w:val="yellow"/>
        </w:rPr>
        <w:t>Ciudad de implementación del proyecto</w:t>
      </w:r>
    </w:p>
    <w:p w14:paraId="5EFBA9C0" w14:textId="6EBBB865" w:rsidR="00AB2943" w:rsidRPr="00AB2943" w:rsidRDefault="07193770" w:rsidP="7FA6A23B">
      <w:pPr>
        <w:numPr>
          <w:ilvl w:val="0"/>
          <w:numId w:val="11"/>
        </w:numPr>
        <w:rPr>
          <w:b/>
          <w:bCs/>
        </w:rPr>
      </w:pPr>
      <w:r w:rsidRPr="07193770">
        <w:rPr>
          <w:b/>
          <w:bCs/>
        </w:rPr>
        <w:t>Fecha de inicio de implementación:</w:t>
      </w:r>
    </w:p>
    <w:p w14:paraId="77AC00B1" w14:textId="77777777" w:rsidR="00AB2943" w:rsidRPr="00AB2943" w:rsidRDefault="00AB2943" w:rsidP="00AB2943">
      <w:pPr>
        <w:numPr>
          <w:ilvl w:val="0"/>
          <w:numId w:val="11"/>
        </w:numPr>
      </w:pPr>
      <w:r w:rsidRPr="00AB2943">
        <w:rPr>
          <w:b/>
          <w:bCs/>
        </w:rPr>
        <w:t>¿Se encuentra vigente?</w:t>
      </w:r>
      <w:r w:rsidRPr="00AB2943">
        <w:t xml:space="preserve"> ( ) Sí ( ) No</w:t>
      </w:r>
    </w:p>
    <w:p w14:paraId="1CA36D41" w14:textId="77777777" w:rsidR="00AB2943" w:rsidRPr="00AB2943" w:rsidRDefault="277AC2FE" w:rsidP="00AB2943">
      <w:pPr>
        <w:numPr>
          <w:ilvl w:val="1"/>
          <w:numId w:val="11"/>
        </w:numPr>
      </w:pPr>
      <w:r>
        <w:t>En caso de no estar vigente, explique brevemente por qué:</w:t>
      </w:r>
    </w:p>
    <w:p w14:paraId="44A32045" w14:textId="77777777" w:rsidR="00AB2943" w:rsidRPr="00AB2943" w:rsidRDefault="00673D73" w:rsidP="00AB2943">
      <w:r>
        <w:rPr>
          <w:noProof/>
        </w:rPr>
        <w:pict w14:anchorId="60711D2C">
          <v:rect id="_x0000_i1025" alt="" style="width:441.9pt;height:.05pt;mso-width-percent:0;mso-height-percent:0;mso-width-percent:0;mso-height-percent:0" o:hralign="center" o:hrstd="t" o:hr="t" fillcolor="#a0a0a0" stroked="f"/>
        </w:pict>
      </w:r>
    </w:p>
    <w:p w14:paraId="4119BFBF" w14:textId="10432DF0" w:rsidR="00AB2943" w:rsidRPr="00AB2943" w:rsidRDefault="2302DF34" w:rsidP="00AB2943">
      <w:pPr>
        <w:rPr>
          <w:b/>
          <w:bCs/>
        </w:rPr>
      </w:pPr>
      <w:r w:rsidRPr="2302DF34">
        <w:rPr>
          <w:b/>
          <w:bCs/>
        </w:rPr>
        <w:t>2. DESCRIPCIÓN DEL PROYECTO</w:t>
      </w:r>
    </w:p>
    <w:p w14:paraId="42702212" w14:textId="6E1D134D" w:rsidR="00AB2943" w:rsidRPr="00AB2943" w:rsidRDefault="2302DF34" w:rsidP="00AB2943">
      <w:pPr>
        <w:numPr>
          <w:ilvl w:val="0"/>
          <w:numId w:val="12"/>
        </w:numPr>
      </w:pPr>
      <w:r>
        <w:t>Describa la necesidad o problemática detectada. (máx 500 palabras)</w:t>
      </w:r>
    </w:p>
    <w:p w14:paraId="62D7D1B2" w14:textId="3BAB3A74" w:rsidR="00AB2943" w:rsidRPr="00AB2943" w:rsidRDefault="2302DF34" w:rsidP="00AB2943">
      <w:pPr>
        <w:numPr>
          <w:ilvl w:val="0"/>
          <w:numId w:val="12"/>
        </w:numPr>
      </w:pPr>
      <w:r>
        <w:t>Objetivos del proyecto.(máx 500 palabras)</w:t>
      </w:r>
    </w:p>
    <w:p w14:paraId="0C948C9C" w14:textId="405D2F9A" w:rsidR="00AB2943" w:rsidRPr="00AB2943" w:rsidRDefault="2302DF34" w:rsidP="00AB2943">
      <w:pPr>
        <w:numPr>
          <w:ilvl w:val="0"/>
          <w:numId w:val="12"/>
        </w:numPr>
      </w:pPr>
      <w:r>
        <w:t>Público objetivo y población beneficiaria.(máx 500 palabras)</w:t>
      </w:r>
    </w:p>
    <w:p w14:paraId="39E2E236" w14:textId="59A5E40D" w:rsidR="00AB2943" w:rsidRPr="00AB2943" w:rsidRDefault="2302DF34" w:rsidP="00AB2943">
      <w:pPr>
        <w:numPr>
          <w:ilvl w:val="0"/>
          <w:numId w:val="12"/>
        </w:numPr>
      </w:pPr>
      <w:r>
        <w:t>Principales actividades realizadas.(máx 500 palabras)</w:t>
      </w:r>
    </w:p>
    <w:p w14:paraId="500D0B88" w14:textId="77777777" w:rsidR="00AB2943" w:rsidRPr="00AB2943" w:rsidRDefault="2302DF34" w:rsidP="2302DF34">
      <w:pPr>
        <w:numPr>
          <w:ilvl w:val="0"/>
          <w:numId w:val="12"/>
        </w:numPr>
        <w:rPr>
          <w:highlight w:val="yellow"/>
        </w:rPr>
      </w:pPr>
      <w:r w:rsidRPr="2302DF34">
        <w:rPr>
          <w:highlight w:val="yellow"/>
        </w:rPr>
        <w:t>Resultados obtenidos o esperados.</w:t>
      </w:r>
    </w:p>
    <w:p w14:paraId="1D0D34A2" w14:textId="4A8B7703" w:rsidR="2302DF34" w:rsidRDefault="2302DF34" w:rsidP="2302DF34">
      <w:pPr>
        <w:numPr>
          <w:ilvl w:val="0"/>
          <w:numId w:val="12"/>
        </w:numPr>
        <w:rPr>
          <w:highlight w:val="yellow"/>
        </w:rPr>
      </w:pPr>
      <w:r w:rsidRPr="2302DF34">
        <w:rPr>
          <w:highlight w:val="yellow"/>
        </w:rPr>
        <w:t>¿A cuál categoría postula el proyecto? (categoría Instituciones públicas y Empresas privadas o categoría Organizaciones de la sociedad civil y Entidades académicas)</w:t>
      </w:r>
    </w:p>
    <w:p w14:paraId="64EA7458" w14:textId="094AEF5F" w:rsidR="00AB2943" w:rsidRPr="00AB2943" w:rsidRDefault="00AB2943" w:rsidP="277AC2FE">
      <w:pPr>
        <w:rPr>
          <w:b/>
          <w:bCs/>
        </w:rPr>
      </w:pPr>
    </w:p>
    <w:p w14:paraId="33E26E3D" w14:textId="5BB0150A" w:rsidR="00AB2943" w:rsidRPr="00AB2943" w:rsidRDefault="2302DF34" w:rsidP="277AC2FE">
      <w:pPr>
        <w:rPr>
          <w:b/>
          <w:bCs/>
        </w:rPr>
      </w:pPr>
      <w:r w:rsidRPr="2302DF34">
        <w:rPr>
          <w:b/>
          <w:bCs/>
        </w:rPr>
        <w:t>3. E</w:t>
      </w:r>
      <w:r w:rsidRPr="2302DF34">
        <w:rPr>
          <w:rFonts w:eastAsiaTheme="minorEastAsia"/>
          <w:b/>
          <w:bCs/>
        </w:rPr>
        <w:t>valuación por criterios (respuestas adaptadas según categoría)</w:t>
      </w:r>
    </w:p>
    <w:p w14:paraId="48DDC940" w14:textId="24ABC55B" w:rsidR="00AB2943" w:rsidRPr="00AB2943" w:rsidRDefault="2302DF34" w:rsidP="2302DF34">
      <w:pPr>
        <w:rPr>
          <w:highlight w:val="yellow"/>
        </w:rPr>
      </w:pPr>
      <w:r>
        <w:t>🟦 Para la categoría</w:t>
      </w:r>
      <w:r w:rsidRPr="2302DF34">
        <w:rPr>
          <w:highlight w:val="yellow"/>
        </w:rPr>
        <w:t xml:space="preserve"> Instituciones públicas y Empresas privadas</w:t>
      </w:r>
    </w:p>
    <w:p w14:paraId="2E5D02A9" w14:textId="123BCCC4" w:rsidR="00AB2943" w:rsidRPr="00AB2943" w:rsidRDefault="2302DF34" w:rsidP="277AC2FE">
      <w:pPr>
        <w:pStyle w:val="Prrafodelista"/>
        <w:numPr>
          <w:ilvl w:val="0"/>
          <w:numId w:val="13"/>
        </w:numPr>
      </w:pPr>
      <w:r w:rsidRPr="2302DF34">
        <w:rPr>
          <w:highlight w:val="yellow"/>
        </w:rPr>
        <w:t>Innovación</w:t>
      </w:r>
      <w:r>
        <w:t xml:space="preserve"> (máx. 300 palabras):</w:t>
      </w:r>
      <w:r w:rsidR="277AC2FE">
        <w:br/>
      </w:r>
      <w:r>
        <w:t xml:space="preserve"> Describa qué aspectos de su iniciativa son innovadores frente a prácticas tradicionales en movilidad urbana con enfoque de género.</w:t>
      </w:r>
    </w:p>
    <w:p w14:paraId="163D00F4" w14:textId="38260845" w:rsidR="00AB2943" w:rsidRPr="00AB2943" w:rsidRDefault="2302DF34" w:rsidP="277AC2FE">
      <w:pPr>
        <w:pStyle w:val="Prrafodelista"/>
        <w:numPr>
          <w:ilvl w:val="0"/>
          <w:numId w:val="13"/>
        </w:numPr>
      </w:pPr>
      <w:r w:rsidRPr="2302DF34">
        <w:rPr>
          <w:highlight w:val="yellow"/>
        </w:rPr>
        <w:t>Impacto</w:t>
      </w:r>
      <w:r>
        <w:t xml:space="preserve"> (máx. 300 palabras):</w:t>
      </w:r>
      <w:r w:rsidR="277AC2FE">
        <w:br/>
      </w:r>
      <w:r>
        <w:t xml:space="preserve"> ¿Qué cambios concretos ha generado la iniciativa en la empleabilidad, participación, seguridad o inclusión de mujeres? Incluya indicadores si es posible.</w:t>
      </w:r>
    </w:p>
    <w:p w14:paraId="48C5270F" w14:textId="53231655" w:rsidR="00AB2943" w:rsidRPr="00AB2943" w:rsidRDefault="2302DF34" w:rsidP="277AC2FE">
      <w:pPr>
        <w:pStyle w:val="Prrafodelista"/>
        <w:numPr>
          <w:ilvl w:val="0"/>
          <w:numId w:val="13"/>
        </w:numPr>
      </w:pPr>
      <w:r w:rsidRPr="2302DF34">
        <w:rPr>
          <w:highlight w:val="yellow"/>
        </w:rPr>
        <w:lastRenderedPageBreak/>
        <w:t>Replicabilidad</w:t>
      </w:r>
      <w:r>
        <w:t xml:space="preserve"> (máx. 250 palabras):</w:t>
      </w:r>
      <w:r w:rsidR="277AC2FE">
        <w:br/>
      </w:r>
      <w:r>
        <w:t xml:space="preserve"> ¿Puede aplicarse la iniciativa en otras ciudades o instituciones? ¿Existen herramientas, protocolos o aprendizajes transferibles?</w:t>
      </w:r>
    </w:p>
    <w:p w14:paraId="0968A920" w14:textId="36C87A81" w:rsidR="00AB2943" w:rsidRPr="00AB2943" w:rsidRDefault="2302DF34" w:rsidP="277AC2FE">
      <w:pPr>
        <w:pStyle w:val="Prrafodelista"/>
        <w:numPr>
          <w:ilvl w:val="0"/>
          <w:numId w:val="13"/>
        </w:numPr>
      </w:pPr>
      <w:r w:rsidRPr="2302DF34">
        <w:rPr>
          <w:highlight w:val="yellow"/>
        </w:rPr>
        <w:t>Sostenibilidad</w:t>
      </w:r>
      <w:r>
        <w:t xml:space="preserve"> (máx. 250 palabras):</w:t>
      </w:r>
      <w:r w:rsidR="277AC2FE">
        <w:br/>
      </w:r>
      <w:r>
        <w:t xml:space="preserve"> ¿Qué mecanismos aseguran la continuidad de la iniciativa en el tiempo (ej. financiamiento, institucionalización, alianzas)?</w:t>
      </w:r>
    </w:p>
    <w:p w14:paraId="5AFE65B8" w14:textId="4ABAC382" w:rsidR="2302DF34" w:rsidRDefault="2302DF34" w:rsidP="2302DF34">
      <w:pPr>
        <w:pStyle w:val="Prrafodelista"/>
      </w:pPr>
    </w:p>
    <w:p w14:paraId="5336EF58" w14:textId="08134C48" w:rsidR="00AB2943" w:rsidRPr="00AB2943" w:rsidRDefault="00AB2943" w:rsidP="277AC2FE">
      <w:pPr>
        <w:pStyle w:val="Prrafodelista"/>
      </w:pPr>
    </w:p>
    <w:p w14:paraId="65E1F6E4" w14:textId="15F4F5DC" w:rsidR="00AB2943" w:rsidRPr="00AB2943" w:rsidRDefault="2302DF34" w:rsidP="2302DF34">
      <w:pPr>
        <w:rPr>
          <w:highlight w:val="yellow"/>
        </w:rPr>
      </w:pPr>
      <w:r>
        <w:t xml:space="preserve">🟧 Para la </w:t>
      </w:r>
      <w:r w:rsidRPr="2302DF34">
        <w:rPr>
          <w:highlight w:val="yellow"/>
        </w:rPr>
        <w:t>categoría Organizaciones de la sociedad civil y Entidades académicas</w:t>
      </w:r>
    </w:p>
    <w:p w14:paraId="3B6B94EB" w14:textId="3469BED4" w:rsidR="00AB2943" w:rsidRPr="00AB2943" w:rsidRDefault="2302DF34" w:rsidP="277AC2FE">
      <w:pPr>
        <w:pStyle w:val="Prrafodelista"/>
        <w:numPr>
          <w:ilvl w:val="0"/>
          <w:numId w:val="13"/>
        </w:numPr>
      </w:pPr>
      <w:r w:rsidRPr="2302DF34">
        <w:rPr>
          <w:highlight w:val="yellow"/>
        </w:rPr>
        <w:t>Innovación</w:t>
      </w:r>
      <w:r>
        <w:t xml:space="preserve"> (máx. 300 palabras):</w:t>
      </w:r>
      <w:r w:rsidR="277AC2FE">
        <w:br/>
      </w:r>
      <w:r>
        <w:t xml:space="preserve"> ¿Qué enfoque, herramienta o metodología nueva han desarrollado o adaptado? ¿En qué se diferencia de lo ya existente?</w:t>
      </w:r>
    </w:p>
    <w:p w14:paraId="799069B7" w14:textId="7CE769C5" w:rsidR="00AB2943" w:rsidRPr="00AB2943" w:rsidRDefault="2302DF34" w:rsidP="277AC2FE">
      <w:pPr>
        <w:pStyle w:val="Prrafodelista"/>
        <w:numPr>
          <w:ilvl w:val="0"/>
          <w:numId w:val="13"/>
        </w:numPr>
      </w:pPr>
      <w:r w:rsidRPr="2302DF34">
        <w:rPr>
          <w:highlight w:val="yellow"/>
        </w:rPr>
        <w:t>Impacto</w:t>
      </w:r>
      <w:r>
        <w:t xml:space="preserve"> (máx. 300 palabras):</w:t>
      </w:r>
      <w:r w:rsidR="277AC2FE">
        <w:br/>
      </w:r>
      <w:r>
        <w:t xml:space="preserve"> ¿Qué resultados o cambios ha generado la iniciativa en actores, políticas, conocimiento o prácticas sociales? Incluya datos si los tiene.</w:t>
      </w:r>
    </w:p>
    <w:p w14:paraId="7C93755A" w14:textId="66073640" w:rsidR="00AB2943" w:rsidRPr="00AB2943" w:rsidRDefault="2302DF34" w:rsidP="277AC2FE">
      <w:pPr>
        <w:pStyle w:val="Prrafodelista"/>
        <w:numPr>
          <w:ilvl w:val="0"/>
          <w:numId w:val="13"/>
        </w:numPr>
      </w:pPr>
      <w:r w:rsidRPr="2302DF34">
        <w:rPr>
          <w:highlight w:val="yellow"/>
        </w:rPr>
        <w:t>Replicabilidad</w:t>
      </w:r>
      <w:r>
        <w:t xml:space="preserve"> (máx. 250 palabras):</w:t>
      </w:r>
      <w:r w:rsidR="277AC2FE">
        <w:br/>
      </w:r>
      <w:r>
        <w:t xml:space="preserve"> ¿Puede aplicarse la propuesta en otros contextos? ¿Han transferido o compartido su trabajo con otras organizaciones o instituciones?</w:t>
      </w:r>
    </w:p>
    <w:p w14:paraId="4FEBA4D4" w14:textId="1F724757" w:rsidR="00AB2943" w:rsidRPr="00AB2943" w:rsidRDefault="2302DF34" w:rsidP="277AC2FE">
      <w:pPr>
        <w:pStyle w:val="Prrafodelista"/>
        <w:numPr>
          <w:ilvl w:val="0"/>
          <w:numId w:val="13"/>
        </w:numPr>
      </w:pPr>
      <w:r w:rsidRPr="2302DF34">
        <w:rPr>
          <w:highlight w:val="yellow"/>
        </w:rPr>
        <w:t>Sostenibilidad</w:t>
      </w:r>
      <w:r>
        <w:t xml:space="preserve"> (máx. 250 palabras):</w:t>
      </w:r>
      <w:r w:rsidR="277AC2FE">
        <w:br/>
      </w:r>
      <w:r>
        <w:t xml:space="preserve"> ¿Qué continuidad ha tenido o tendrá la iniciativa tras su primera fase? ¿Existen redes, recursos o estructuras que la sostienen?</w:t>
      </w:r>
    </w:p>
    <w:p w14:paraId="413F352D" w14:textId="0457B392" w:rsidR="00AB2943" w:rsidRPr="00AB2943" w:rsidRDefault="00AB2943" w:rsidP="2302DF34"/>
    <w:p w14:paraId="4FA93E05" w14:textId="2C7AE8BB" w:rsidR="00AB2943" w:rsidRPr="00AB2943" w:rsidRDefault="2302DF34" w:rsidP="2302DF34">
      <w:pPr>
        <w:rPr>
          <w:b/>
          <w:bCs/>
        </w:rPr>
      </w:pPr>
      <w:r w:rsidRPr="2302DF34">
        <w:rPr>
          <w:b/>
          <w:bCs/>
        </w:rPr>
        <w:t>4. Material de respaldo</w:t>
      </w:r>
    </w:p>
    <w:p w14:paraId="4E0E511A" w14:textId="7BD3B4A9" w:rsidR="00AB2943" w:rsidRPr="00AB2943" w:rsidRDefault="2302DF34" w:rsidP="2302DF34">
      <w:pPr>
        <w:pStyle w:val="Prrafodelista"/>
      </w:pPr>
      <w:r>
        <w:t>Link a publicaciones, evaluaciones, informes, materiales metodológicos o registros de impacto.</w:t>
      </w:r>
    </w:p>
    <w:p w14:paraId="47264926" w14:textId="418A359B" w:rsidR="00AB2943" w:rsidRPr="00AB2943" w:rsidRDefault="2302DF34" w:rsidP="2302DF34">
      <w:pPr>
        <w:pStyle w:val="Prrafodelista"/>
      </w:pPr>
      <w:r>
        <w:t>+ Agregar enlace</w:t>
      </w:r>
    </w:p>
    <w:p w14:paraId="2086E834" w14:textId="7025B070" w:rsidR="00AB2943" w:rsidRPr="00AB2943" w:rsidRDefault="00AB2943" w:rsidP="2302DF34">
      <w:pPr>
        <w:pStyle w:val="Prrafodelista"/>
      </w:pPr>
    </w:p>
    <w:p w14:paraId="4B78739F" w14:textId="17C3E943" w:rsidR="00AB2943" w:rsidRPr="00AB2943" w:rsidRDefault="2302DF34" w:rsidP="2302DF34">
      <w:pPr>
        <w:pStyle w:val="Prrafodelista"/>
      </w:pPr>
      <w:r>
        <w:t>Adjunte publicaciones, evaluaciones, informes, materiales metodológicos o registros de impacto.</w:t>
      </w:r>
    </w:p>
    <w:p w14:paraId="0826F2D4" w14:textId="5240F951" w:rsidR="00AB2943" w:rsidRPr="00AB2943" w:rsidRDefault="00AB2943" w:rsidP="2302DF34">
      <w:pPr>
        <w:pStyle w:val="Prrafodelista"/>
      </w:pPr>
    </w:p>
    <w:p w14:paraId="2D377185" w14:textId="5235CB45" w:rsidR="00AB2943" w:rsidRPr="00AB2943" w:rsidRDefault="2302DF34" w:rsidP="2302DF34">
      <w:pPr>
        <w:pStyle w:val="Prrafodelista"/>
      </w:pPr>
      <w:r>
        <w:t>¿Desea compartir un video corto (máx. 2 minutos) que muestre la experiencia o testimonios relevantes? (opcional)</w:t>
      </w:r>
    </w:p>
    <w:p w14:paraId="24DFE45D" w14:textId="2E550A53" w:rsidR="00AB2943" w:rsidRPr="00AB2943" w:rsidRDefault="2302DF34" w:rsidP="2302DF34">
      <w:pPr>
        <w:pStyle w:val="Prrafodelista"/>
      </w:pPr>
      <w:r>
        <w:t>(Enlace a YouTube, Vimeo o archivo compartido)</w:t>
      </w:r>
    </w:p>
    <w:p w14:paraId="6E28B45B" w14:textId="2472DEED" w:rsidR="00AB2943" w:rsidRPr="00AB2943" w:rsidRDefault="00AB2943" w:rsidP="2302DF34">
      <w:pPr>
        <w:pStyle w:val="Prrafodelista"/>
      </w:pPr>
    </w:p>
    <w:p w14:paraId="3F81A0A7" w14:textId="4D5F6AED" w:rsidR="00AB2943" w:rsidRPr="00AB2943" w:rsidRDefault="2302DF34" w:rsidP="2302DF34">
      <w:pPr>
        <w:pStyle w:val="Prrafodelista"/>
      </w:pPr>
      <w:r>
        <w:t>¿La iniciativa cuenta con algún reconocimiento o premio previo? (opcional)</w:t>
      </w:r>
    </w:p>
    <w:p w14:paraId="5F583C37" w14:textId="1C269717" w:rsidR="00AB2943" w:rsidRPr="00AB2943" w:rsidRDefault="2302DF34" w:rsidP="2302DF34">
      <w:pPr>
        <w:pStyle w:val="Prrafodelista"/>
      </w:pPr>
      <w:r>
        <w:t>(Indicar cuál y en qué año, si aplica)</w:t>
      </w:r>
    </w:p>
    <w:p w14:paraId="00B94846" w14:textId="61100638" w:rsidR="00AB2943" w:rsidRPr="00AB2943" w:rsidRDefault="00AB2943" w:rsidP="2302DF34">
      <w:pPr>
        <w:pStyle w:val="Prrafodelista"/>
      </w:pPr>
    </w:p>
    <w:p w14:paraId="06214245" w14:textId="09CBDC3F" w:rsidR="00AB2943" w:rsidRPr="00AB2943" w:rsidRDefault="2302DF34" w:rsidP="2302DF34">
      <w:pPr>
        <w:pStyle w:val="Prrafodelista"/>
        <w:rPr>
          <w:highlight w:val="yellow"/>
        </w:rPr>
      </w:pPr>
      <w:r>
        <w:t>Adjunte carta de autorización del/de la representante legal (para la categoría Instituciones públicas y Empresas privadas) o del líder/lideresa de la iniciativa (</w:t>
      </w:r>
      <w:r w:rsidRPr="2302DF34">
        <w:rPr>
          <w:highlight w:val="yellow"/>
        </w:rPr>
        <w:t>para la categoría Organizaciones de la sociedad civil y Entidades académicas)</w:t>
      </w:r>
    </w:p>
    <w:p w14:paraId="340188F0" w14:textId="6A8D866D" w:rsidR="00AB2943" w:rsidRPr="00AB2943" w:rsidRDefault="00AB2943" w:rsidP="2302DF34">
      <w:pPr>
        <w:pStyle w:val="Prrafodelista"/>
      </w:pPr>
    </w:p>
    <w:p w14:paraId="21C98DCD" w14:textId="6ECBC446" w:rsidR="00AB2943" w:rsidRPr="00AB2943" w:rsidRDefault="2302DF34" w:rsidP="2302DF34">
      <w:pPr>
        <w:rPr>
          <w:b/>
          <w:bCs/>
          <w:highlight w:val="yellow"/>
        </w:rPr>
      </w:pPr>
      <w:r w:rsidRPr="2302DF34">
        <w:rPr>
          <w:b/>
          <w:bCs/>
          <w:highlight w:val="yellow"/>
        </w:rPr>
        <w:t>5. DATOS DE LA ORGANIZACIÓN POSTULANTE</w:t>
      </w:r>
    </w:p>
    <w:p w14:paraId="112CCEDA" w14:textId="77777777" w:rsidR="00AB2943" w:rsidRPr="00AB2943" w:rsidRDefault="2302DF34" w:rsidP="2302DF34">
      <w:pPr>
        <w:numPr>
          <w:ilvl w:val="0"/>
          <w:numId w:val="10"/>
        </w:numPr>
      </w:pPr>
      <w:r w:rsidRPr="2302DF34">
        <w:rPr>
          <w:b/>
          <w:bCs/>
        </w:rPr>
        <w:t>Nombre de la organización:</w:t>
      </w:r>
    </w:p>
    <w:p w14:paraId="4A8090CE" w14:textId="30CA47BF" w:rsidR="00AB2943" w:rsidRPr="00AB2943" w:rsidRDefault="2302DF34" w:rsidP="2302DF34">
      <w:pPr>
        <w:numPr>
          <w:ilvl w:val="0"/>
          <w:numId w:val="10"/>
        </w:numPr>
      </w:pPr>
      <w:r w:rsidRPr="2302DF34">
        <w:rPr>
          <w:b/>
          <w:bCs/>
        </w:rPr>
        <w:t>Tipo de organización:</w:t>
      </w:r>
      <w:r>
        <w:t xml:space="preserve"> </w:t>
      </w:r>
    </w:p>
    <w:p w14:paraId="539C14AA" w14:textId="56ACE556" w:rsidR="00AB2943" w:rsidRPr="00AB2943" w:rsidRDefault="2302DF34" w:rsidP="2302DF34">
      <w:pPr>
        <w:pStyle w:val="Prrafodelista"/>
        <w:spacing w:after="0" w:line="276" w:lineRule="auto"/>
        <w:ind w:left="1440"/>
        <w:rPr>
          <w:rFonts w:ascii="Aptos" w:eastAsia="Aptos" w:hAnsi="Aptos" w:cs="Aptos"/>
        </w:rPr>
      </w:pPr>
      <w:r w:rsidRPr="2302DF34">
        <w:rPr>
          <w:rFonts w:ascii="Aptos" w:eastAsia="Aptos" w:hAnsi="Aptos" w:cs="Aptos"/>
        </w:rPr>
        <w:t>☐ Pública</w:t>
      </w:r>
    </w:p>
    <w:p w14:paraId="57D6F323" w14:textId="2F25EFFC" w:rsidR="00AB2943" w:rsidRPr="00AB2943" w:rsidRDefault="2302DF34" w:rsidP="2302DF34">
      <w:pPr>
        <w:pStyle w:val="Prrafodelista"/>
        <w:spacing w:after="0" w:line="276" w:lineRule="auto"/>
        <w:ind w:left="1440"/>
        <w:rPr>
          <w:rFonts w:ascii="Aptos" w:eastAsia="Aptos" w:hAnsi="Aptos" w:cs="Aptos"/>
        </w:rPr>
      </w:pPr>
      <w:r w:rsidRPr="2302DF34">
        <w:rPr>
          <w:rFonts w:ascii="Aptos" w:eastAsia="Aptos" w:hAnsi="Aptos" w:cs="Aptos"/>
        </w:rPr>
        <w:t>☐ Privada</w:t>
      </w:r>
    </w:p>
    <w:p w14:paraId="137D9189" w14:textId="210AE245" w:rsidR="00AB2943" w:rsidRPr="00AB2943" w:rsidRDefault="2302DF34" w:rsidP="2302DF34">
      <w:pPr>
        <w:pStyle w:val="Prrafodelista"/>
        <w:spacing w:after="0" w:line="276" w:lineRule="auto"/>
        <w:ind w:left="1440"/>
        <w:rPr>
          <w:rFonts w:ascii="Aptos" w:eastAsia="Aptos" w:hAnsi="Aptos" w:cs="Aptos"/>
        </w:rPr>
      </w:pPr>
      <w:r w:rsidRPr="2302DF34">
        <w:rPr>
          <w:rFonts w:ascii="Aptos" w:eastAsia="Aptos" w:hAnsi="Aptos" w:cs="Aptos"/>
        </w:rPr>
        <w:t>☐ ONG</w:t>
      </w:r>
    </w:p>
    <w:p w14:paraId="74AF06F9" w14:textId="5FCF5A07" w:rsidR="00AB2943" w:rsidRPr="00AB2943" w:rsidRDefault="2302DF34" w:rsidP="2302DF34">
      <w:pPr>
        <w:ind w:left="720" w:firstLine="708"/>
        <w:rPr>
          <w:rFonts w:ascii="Aptos" w:eastAsia="Aptos" w:hAnsi="Aptos" w:cs="Aptos"/>
        </w:rPr>
      </w:pPr>
      <w:r w:rsidRPr="2302DF34">
        <w:rPr>
          <w:rFonts w:ascii="Aptos" w:eastAsia="Aptos" w:hAnsi="Aptos" w:cs="Aptos"/>
        </w:rPr>
        <w:t>☐ Otra</w:t>
      </w:r>
    </w:p>
    <w:p w14:paraId="23F91465" w14:textId="015E5B45" w:rsidR="00AB2943" w:rsidRPr="00AB2943" w:rsidRDefault="2302DF34" w:rsidP="2302DF34">
      <w:pPr>
        <w:numPr>
          <w:ilvl w:val="0"/>
          <w:numId w:val="10"/>
        </w:numPr>
        <w:rPr>
          <w:b/>
          <w:bCs/>
          <w:highlight w:val="yellow"/>
        </w:rPr>
      </w:pPr>
      <w:r w:rsidRPr="2302DF34">
        <w:rPr>
          <w:b/>
          <w:bCs/>
          <w:highlight w:val="yellow"/>
        </w:rPr>
        <w:t>País:</w:t>
      </w:r>
    </w:p>
    <w:p w14:paraId="02DA48D2" w14:textId="70532358" w:rsidR="00AB2943" w:rsidRPr="00AB2943" w:rsidRDefault="2302DF34" w:rsidP="2302DF34">
      <w:pPr>
        <w:numPr>
          <w:ilvl w:val="0"/>
          <w:numId w:val="10"/>
        </w:numPr>
        <w:rPr>
          <w:b/>
          <w:bCs/>
        </w:rPr>
      </w:pPr>
      <w:r w:rsidRPr="2302DF34">
        <w:rPr>
          <w:b/>
          <w:bCs/>
        </w:rPr>
        <w:t>Nombre del/de la representante legal (para la categoría Instituciones públicas y Empresas privadas) o del líder/lideresa de la iniciativa (para la categoría Organizaciones de la sociedad civil y Entidades académicas)</w:t>
      </w:r>
    </w:p>
    <w:p w14:paraId="0E3D79F9" w14:textId="77777777" w:rsidR="00AB2943" w:rsidRPr="00AB2943" w:rsidRDefault="2302DF34" w:rsidP="2302DF34">
      <w:pPr>
        <w:numPr>
          <w:ilvl w:val="0"/>
          <w:numId w:val="10"/>
        </w:numPr>
      </w:pPr>
      <w:r w:rsidRPr="2302DF34">
        <w:rPr>
          <w:b/>
          <w:bCs/>
        </w:rPr>
        <w:t>Cargo:</w:t>
      </w:r>
    </w:p>
    <w:p w14:paraId="47C02C1A" w14:textId="77777777" w:rsidR="00AB2943" w:rsidRPr="00AB2943" w:rsidRDefault="2302DF34" w:rsidP="2302DF34">
      <w:pPr>
        <w:numPr>
          <w:ilvl w:val="0"/>
          <w:numId w:val="10"/>
        </w:numPr>
      </w:pPr>
      <w:r w:rsidRPr="2302DF34">
        <w:rPr>
          <w:b/>
          <w:bCs/>
        </w:rPr>
        <w:t>Correo electrónico:</w:t>
      </w:r>
    </w:p>
    <w:p w14:paraId="320FBD37" w14:textId="77777777" w:rsidR="00AB2943" w:rsidRPr="00AB2943" w:rsidRDefault="2302DF34" w:rsidP="2302DF34">
      <w:pPr>
        <w:numPr>
          <w:ilvl w:val="0"/>
          <w:numId w:val="10"/>
        </w:numPr>
      </w:pPr>
      <w:r w:rsidRPr="2302DF34">
        <w:rPr>
          <w:b/>
          <w:bCs/>
        </w:rPr>
        <w:t>Teléfono de contacto:</w:t>
      </w:r>
    </w:p>
    <w:p w14:paraId="74F6AACF" w14:textId="0088A309" w:rsidR="00AB2943" w:rsidRPr="00AB2943" w:rsidRDefault="2302DF34" w:rsidP="2302DF34">
      <w:pPr>
        <w:numPr>
          <w:ilvl w:val="0"/>
          <w:numId w:val="10"/>
        </w:numPr>
        <w:rPr>
          <w:b/>
          <w:bCs/>
        </w:rPr>
      </w:pPr>
      <w:r w:rsidRPr="2302DF34">
        <w:rPr>
          <w:b/>
          <w:bCs/>
        </w:rPr>
        <w:t xml:space="preserve">RUT/NIT/CNPJ/Registro legal de la organización </w:t>
      </w:r>
      <w:r w:rsidRPr="2302DF34">
        <w:rPr>
          <w:b/>
          <w:bCs/>
          <w:highlight w:val="yellow"/>
        </w:rPr>
        <w:t>(Si aplica):</w:t>
      </w:r>
    </w:p>
    <w:p w14:paraId="7E399A17" w14:textId="6AADCBB3" w:rsidR="00AB2943" w:rsidRPr="00AB2943" w:rsidRDefault="2302DF34" w:rsidP="2302DF34">
      <w:pPr>
        <w:numPr>
          <w:ilvl w:val="0"/>
          <w:numId w:val="14"/>
        </w:numPr>
        <w:rPr>
          <w:b/>
          <w:bCs/>
        </w:rPr>
      </w:pPr>
      <w:r w:rsidRPr="2302DF34">
        <w:rPr>
          <w:b/>
          <w:bCs/>
          <w:lang w:val="es-ES"/>
        </w:rPr>
        <w:t>Equipo responsable (Ingrese acá los nombres, cargos y correos de contacto de las principales personas implicados en la realización del proyecto o iniciativa) (puede ingresar más de una persona) Nombre, Cargo, Email. Agregar responsable *.</w:t>
      </w:r>
    </w:p>
    <w:p w14:paraId="493AB7E2" w14:textId="22214514" w:rsidR="00AB2943" w:rsidRPr="00AB2943" w:rsidRDefault="2302DF34" w:rsidP="2302DF34">
      <w:pPr>
        <w:numPr>
          <w:ilvl w:val="0"/>
          <w:numId w:val="14"/>
        </w:numPr>
        <w:rPr>
          <w:b/>
          <w:bCs/>
          <w:highlight w:val="yellow"/>
        </w:rPr>
      </w:pPr>
      <w:r w:rsidRPr="2302DF34">
        <w:rPr>
          <w:b/>
          <w:bCs/>
          <w:highlight w:val="yellow"/>
          <w:lang w:val="es-ES"/>
        </w:rPr>
        <w:t>¿Hubo asociaciones para el desarrollo? Indique todos los sectores asociados*</w:t>
      </w:r>
    </w:p>
    <w:p w14:paraId="1EA32340" w14:textId="43A0DE04" w:rsidR="00AB2943" w:rsidRPr="00AB2943" w:rsidRDefault="2302DF34" w:rsidP="2302DF34">
      <w:pPr>
        <w:numPr>
          <w:ilvl w:val="1"/>
          <w:numId w:val="14"/>
        </w:numPr>
        <w:rPr>
          <w:b/>
          <w:bCs/>
        </w:rPr>
      </w:pPr>
      <w:r w:rsidRPr="2302DF34">
        <w:rPr>
          <w:b/>
          <w:bCs/>
          <w:lang w:val="es-ES"/>
        </w:rPr>
        <w:t>No</w:t>
      </w:r>
    </w:p>
    <w:p w14:paraId="55C273F0" w14:textId="27F1A127" w:rsidR="00AB2943" w:rsidRPr="00AB2943" w:rsidRDefault="2302DF34" w:rsidP="2302DF34">
      <w:pPr>
        <w:numPr>
          <w:ilvl w:val="1"/>
          <w:numId w:val="14"/>
        </w:numPr>
        <w:rPr>
          <w:b/>
          <w:bCs/>
        </w:rPr>
      </w:pPr>
      <w:r w:rsidRPr="2302DF34">
        <w:rPr>
          <w:b/>
          <w:bCs/>
          <w:lang w:val="es-ES"/>
        </w:rPr>
        <w:t>Entidades públicas</w:t>
      </w:r>
    </w:p>
    <w:p w14:paraId="133F5045" w14:textId="27C8899B" w:rsidR="00AB2943" w:rsidRPr="00AB2943" w:rsidRDefault="2302DF34" w:rsidP="2302DF34">
      <w:pPr>
        <w:numPr>
          <w:ilvl w:val="1"/>
          <w:numId w:val="14"/>
        </w:numPr>
        <w:rPr>
          <w:b/>
          <w:bCs/>
        </w:rPr>
      </w:pPr>
      <w:r w:rsidRPr="2302DF34">
        <w:rPr>
          <w:b/>
          <w:bCs/>
          <w:lang w:val="es-ES"/>
        </w:rPr>
        <w:t>Empresa privada</w:t>
      </w:r>
    </w:p>
    <w:p w14:paraId="6EF30531" w14:textId="729B47D5" w:rsidR="00AB2943" w:rsidRPr="00AB2943" w:rsidRDefault="2302DF34" w:rsidP="2302DF34">
      <w:pPr>
        <w:numPr>
          <w:ilvl w:val="1"/>
          <w:numId w:val="14"/>
        </w:numPr>
        <w:rPr>
          <w:b/>
          <w:bCs/>
        </w:rPr>
      </w:pPr>
      <w:r w:rsidRPr="2302DF34">
        <w:rPr>
          <w:b/>
          <w:bCs/>
          <w:lang w:val="es-ES"/>
        </w:rPr>
        <w:t>ONG</w:t>
      </w:r>
    </w:p>
    <w:p w14:paraId="2EB894EE" w14:textId="43302EFC" w:rsidR="00AB2943" w:rsidRPr="00AB2943" w:rsidRDefault="2302DF34" w:rsidP="2302DF34">
      <w:pPr>
        <w:numPr>
          <w:ilvl w:val="1"/>
          <w:numId w:val="14"/>
        </w:numPr>
        <w:rPr>
          <w:b/>
          <w:bCs/>
        </w:rPr>
      </w:pPr>
      <w:r w:rsidRPr="2302DF34">
        <w:rPr>
          <w:b/>
          <w:bCs/>
          <w:lang w:val="es-ES"/>
        </w:rPr>
        <w:t>Sociedad Civil</w:t>
      </w:r>
    </w:p>
    <w:p w14:paraId="40826312" w14:textId="5B1E10B1" w:rsidR="00AB2943" w:rsidRPr="00AB2943" w:rsidRDefault="2302DF34" w:rsidP="2302DF34">
      <w:pPr>
        <w:numPr>
          <w:ilvl w:val="1"/>
          <w:numId w:val="14"/>
        </w:numPr>
        <w:rPr>
          <w:b/>
          <w:bCs/>
        </w:rPr>
      </w:pPr>
      <w:r w:rsidRPr="2302DF34">
        <w:rPr>
          <w:b/>
          <w:bCs/>
          <w:lang w:val="es-ES"/>
        </w:rPr>
        <w:lastRenderedPageBreak/>
        <w:t>Instituciones educativas y de investigación</w:t>
      </w:r>
    </w:p>
    <w:p w14:paraId="7DAB1D5E" w14:textId="17AB3AEC" w:rsidR="00AB2943" w:rsidRPr="00AB2943" w:rsidRDefault="2302DF34" w:rsidP="2302DF34">
      <w:pPr>
        <w:numPr>
          <w:ilvl w:val="1"/>
          <w:numId w:val="14"/>
        </w:numPr>
        <w:rPr>
          <w:b/>
          <w:bCs/>
        </w:rPr>
      </w:pPr>
      <w:bookmarkStart w:id="1" w:name="_GoBack"/>
      <w:r w:rsidRPr="2302DF34">
        <w:rPr>
          <w:b/>
          <w:bCs/>
          <w:lang w:val="es-ES"/>
        </w:rPr>
        <w:t>Organizaciones multilaterales (como BID, Banco Mundial, ONU, CAF, GIZ, KfW, etc.)</w:t>
      </w:r>
    </w:p>
    <w:bookmarkEnd w:id="1"/>
    <w:p w14:paraId="1A9C46E9" w14:textId="2552C7FB" w:rsidR="00AB2943" w:rsidRPr="00AB2943" w:rsidRDefault="2302DF34" w:rsidP="2302DF34">
      <w:pPr>
        <w:numPr>
          <w:ilvl w:val="1"/>
          <w:numId w:val="14"/>
        </w:numPr>
        <w:rPr>
          <w:b/>
          <w:bCs/>
        </w:rPr>
      </w:pPr>
      <w:r w:rsidRPr="2302DF34">
        <w:rPr>
          <w:b/>
          <w:bCs/>
        </w:rPr>
        <w:t>Organizaciones Internacionales</w:t>
      </w:r>
    </w:p>
    <w:p w14:paraId="4BB4489B" w14:textId="2EE34EF6" w:rsidR="00AB2943" w:rsidRPr="00AB2943" w:rsidRDefault="2302DF34" w:rsidP="2302DF34">
      <w:pPr>
        <w:numPr>
          <w:ilvl w:val="1"/>
          <w:numId w:val="14"/>
        </w:numPr>
        <w:rPr>
          <w:b/>
          <w:bCs/>
        </w:rPr>
      </w:pPr>
      <w:r w:rsidRPr="2302DF34">
        <w:rPr>
          <w:b/>
          <w:bCs/>
        </w:rPr>
        <w:t>Otras organizaciones</w:t>
      </w:r>
    </w:p>
    <w:p w14:paraId="15EFFC5F" w14:textId="679F8D72" w:rsidR="00AB2943" w:rsidRPr="00AB2943" w:rsidRDefault="00AB2943" w:rsidP="2302DF34">
      <w:pPr>
        <w:pStyle w:val="Prrafodelista"/>
      </w:pPr>
    </w:p>
    <w:p w14:paraId="294B2C6C" w14:textId="5945ECC4" w:rsidR="00AB2943" w:rsidRPr="00AB2943" w:rsidRDefault="2302DF34" w:rsidP="2302DF34">
      <w:pPr>
        <w:pStyle w:val="Prrafodelista"/>
        <w:jc w:val="both"/>
        <w:rPr>
          <w:highlight w:val="yellow"/>
        </w:rPr>
      </w:pPr>
      <w:r w:rsidRPr="2302DF34">
        <w:rPr>
          <w:rFonts w:ascii="Aptos" w:eastAsia="Aptos" w:hAnsi="Aptos" w:cs="Aptos"/>
        </w:rPr>
        <w:t xml:space="preserve">☐ </w:t>
      </w:r>
      <w:r w:rsidRPr="2302DF34">
        <w:rPr>
          <w:highlight w:val="yellow"/>
        </w:rPr>
        <w:t xml:space="preserve">Declaro que la información entregada en esta ficha es veraz y autorizo el uso, tratamiento y publicación de datos, antecedentes y material gráfico entregado en el marco de este concurso para fines de difusión de SoMoS LAC o de sus organizadores. No se publicarán datos personales.* </w:t>
      </w:r>
    </w:p>
    <w:p w14:paraId="0F1E2A20" w14:textId="5349EBB4" w:rsidR="00AB2943" w:rsidRPr="00AB2943" w:rsidRDefault="00AB2943" w:rsidP="2302DF34">
      <w:pPr>
        <w:pStyle w:val="Prrafodelista"/>
        <w:jc w:val="both"/>
        <w:rPr>
          <w:highlight w:val="yellow"/>
        </w:rPr>
      </w:pPr>
    </w:p>
    <w:p w14:paraId="59A6E661" w14:textId="18194BEB" w:rsidR="00AB2943" w:rsidRPr="00AB2943" w:rsidRDefault="2302DF34" w:rsidP="2302DF34">
      <w:pPr>
        <w:pStyle w:val="Prrafodelista"/>
        <w:jc w:val="both"/>
        <w:rPr>
          <w:highlight w:val="red"/>
        </w:rPr>
      </w:pPr>
      <w:r w:rsidRPr="2302DF34">
        <w:rPr>
          <w:highlight w:val="red"/>
        </w:rPr>
        <w:t>(marcar esta opción con una opción obligatoria para hacer clic en un recuadro de check)</w:t>
      </w:r>
    </w:p>
    <w:p w14:paraId="0CF20D5C" w14:textId="38FD9300" w:rsidR="00444329" w:rsidRDefault="00444329">
      <w:r>
        <w:br w:type="page"/>
      </w:r>
    </w:p>
    <w:p w14:paraId="72FD42C9" w14:textId="0D2B9845" w:rsidR="00463A45" w:rsidRPr="00444329" w:rsidRDefault="2302DF34">
      <w:pPr>
        <w:rPr>
          <w:b/>
          <w:bCs/>
        </w:rPr>
      </w:pPr>
      <w:r w:rsidRPr="2302DF34">
        <w:rPr>
          <w:b/>
          <w:bCs/>
        </w:rPr>
        <w:lastRenderedPageBreak/>
        <w:t>RUBRICA DE EVALUACION (DOCUMENTO SOLO INTERNO)</w:t>
      </w:r>
    </w:p>
    <w:p w14:paraId="480919F9" w14:textId="5C305A7F" w:rsidR="74193D45" w:rsidRDefault="74193D45" w:rsidP="2775AFF3">
      <w:pPr>
        <w:pStyle w:val="Ttulo4"/>
        <w:spacing w:before="319" w:after="319"/>
        <w:rPr>
          <w:rFonts w:ascii="Aptos" w:eastAsia="Aptos" w:hAnsi="Aptos" w:cs="Aptos"/>
          <w:b/>
          <w:bCs/>
          <w:i w:val="0"/>
          <w:iCs w:val="0"/>
        </w:rPr>
      </w:pPr>
      <w:r w:rsidRPr="2775AFF3">
        <w:rPr>
          <w:b/>
          <w:bCs/>
          <w:i w:val="0"/>
          <w:iCs w:val="0"/>
        </w:rPr>
        <w:t>Categoría Instituciones públicas y Empresas privadas</w:t>
      </w:r>
    </w:p>
    <w:tbl>
      <w:tblPr>
        <w:tblW w:w="883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530"/>
        <w:gridCol w:w="1777"/>
        <w:gridCol w:w="685"/>
        <w:gridCol w:w="1332"/>
        <w:gridCol w:w="1693"/>
        <w:gridCol w:w="1818"/>
      </w:tblGrid>
      <w:tr w:rsidR="363257FF" w14:paraId="352A1F1C" w14:textId="77777777" w:rsidTr="277AC2FE">
        <w:trPr>
          <w:trHeight w:val="300"/>
        </w:trPr>
        <w:tc>
          <w:tcPr>
            <w:tcW w:w="1530" w:type="dxa"/>
            <w:vAlign w:val="center"/>
          </w:tcPr>
          <w:p w14:paraId="266408D7" w14:textId="5C8F583A" w:rsidR="363257FF" w:rsidRDefault="363257FF" w:rsidP="363257FF">
            <w:pPr>
              <w:spacing w:after="0"/>
              <w:jc w:val="center"/>
              <w:rPr>
                <w:b/>
                <w:bCs/>
                <w:sz w:val="18"/>
                <w:szCs w:val="18"/>
              </w:rPr>
            </w:pPr>
            <w:r w:rsidRPr="363257FF">
              <w:rPr>
                <w:b/>
                <w:bCs/>
                <w:sz w:val="18"/>
                <w:szCs w:val="18"/>
              </w:rPr>
              <w:t>Criterio</w:t>
            </w:r>
          </w:p>
        </w:tc>
        <w:tc>
          <w:tcPr>
            <w:tcW w:w="1777" w:type="dxa"/>
            <w:vAlign w:val="center"/>
          </w:tcPr>
          <w:p w14:paraId="11E0AE95" w14:textId="0454E9B6" w:rsidR="363257FF" w:rsidRDefault="363257FF" w:rsidP="363257FF">
            <w:pPr>
              <w:spacing w:after="0"/>
              <w:jc w:val="center"/>
              <w:rPr>
                <w:b/>
                <w:bCs/>
                <w:sz w:val="18"/>
                <w:szCs w:val="18"/>
              </w:rPr>
            </w:pPr>
            <w:r w:rsidRPr="363257FF">
              <w:rPr>
                <w:b/>
                <w:bCs/>
                <w:sz w:val="18"/>
                <w:szCs w:val="18"/>
              </w:rPr>
              <w:t>Descripción</w:t>
            </w:r>
          </w:p>
        </w:tc>
        <w:tc>
          <w:tcPr>
            <w:tcW w:w="685" w:type="dxa"/>
            <w:vAlign w:val="center"/>
          </w:tcPr>
          <w:p w14:paraId="44437823" w14:textId="28CD9CD8" w:rsidR="363257FF" w:rsidRDefault="363257FF" w:rsidP="363257FF">
            <w:pPr>
              <w:spacing w:after="0"/>
              <w:jc w:val="center"/>
              <w:rPr>
                <w:b/>
                <w:bCs/>
                <w:sz w:val="18"/>
                <w:szCs w:val="18"/>
              </w:rPr>
            </w:pPr>
            <w:r w:rsidRPr="363257FF">
              <w:rPr>
                <w:b/>
                <w:bCs/>
                <w:sz w:val="18"/>
                <w:szCs w:val="18"/>
              </w:rPr>
              <w:t>Ponderación</w:t>
            </w:r>
          </w:p>
        </w:tc>
        <w:tc>
          <w:tcPr>
            <w:tcW w:w="1332" w:type="dxa"/>
            <w:vAlign w:val="center"/>
          </w:tcPr>
          <w:p w14:paraId="44A505D0" w14:textId="15695D75" w:rsidR="363257FF" w:rsidRDefault="363257FF" w:rsidP="363257FF">
            <w:pPr>
              <w:spacing w:after="0"/>
              <w:jc w:val="center"/>
              <w:rPr>
                <w:b/>
                <w:bCs/>
                <w:sz w:val="18"/>
                <w:szCs w:val="18"/>
              </w:rPr>
            </w:pPr>
            <w:r w:rsidRPr="363257FF">
              <w:rPr>
                <w:b/>
                <w:bCs/>
                <w:sz w:val="18"/>
                <w:szCs w:val="18"/>
              </w:rPr>
              <w:t>1 punto</w:t>
            </w:r>
          </w:p>
        </w:tc>
        <w:tc>
          <w:tcPr>
            <w:tcW w:w="1693" w:type="dxa"/>
            <w:vAlign w:val="center"/>
          </w:tcPr>
          <w:p w14:paraId="53AA3933" w14:textId="1E8C95C7" w:rsidR="363257FF" w:rsidRDefault="363257FF" w:rsidP="363257FF">
            <w:pPr>
              <w:spacing w:after="0"/>
              <w:jc w:val="center"/>
              <w:rPr>
                <w:b/>
                <w:bCs/>
                <w:sz w:val="18"/>
                <w:szCs w:val="18"/>
              </w:rPr>
            </w:pPr>
            <w:r w:rsidRPr="363257FF">
              <w:rPr>
                <w:b/>
                <w:bCs/>
                <w:sz w:val="18"/>
                <w:szCs w:val="18"/>
              </w:rPr>
              <w:t>2 puntos</w:t>
            </w:r>
          </w:p>
        </w:tc>
        <w:tc>
          <w:tcPr>
            <w:tcW w:w="1818" w:type="dxa"/>
            <w:vAlign w:val="center"/>
          </w:tcPr>
          <w:p w14:paraId="1304CA53" w14:textId="7FC4ABC4" w:rsidR="363257FF" w:rsidRDefault="363257FF" w:rsidP="363257FF">
            <w:pPr>
              <w:spacing w:after="0"/>
              <w:jc w:val="center"/>
              <w:rPr>
                <w:b/>
                <w:bCs/>
                <w:sz w:val="18"/>
                <w:szCs w:val="18"/>
              </w:rPr>
            </w:pPr>
            <w:r w:rsidRPr="363257FF">
              <w:rPr>
                <w:b/>
                <w:bCs/>
                <w:sz w:val="18"/>
                <w:szCs w:val="18"/>
              </w:rPr>
              <w:t>3 puntos</w:t>
            </w:r>
          </w:p>
        </w:tc>
      </w:tr>
      <w:tr w:rsidR="363257FF" w14:paraId="2FCD1A8A" w14:textId="77777777" w:rsidTr="277AC2FE">
        <w:trPr>
          <w:trHeight w:val="300"/>
        </w:trPr>
        <w:tc>
          <w:tcPr>
            <w:tcW w:w="1530" w:type="dxa"/>
            <w:vAlign w:val="center"/>
          </w:tcPr>
          <w:p w14:paraId="15A5DF77" w14:textId="4281F028" w:rsidR="363257FF" w:rsidRDefault="363257FF" w:rsidP="363257FF">
            <w:pPr>
              <w:spacing w:after="0"/>
              <w:rPr>
                <w:b/>
                <w:bCs/>
                <w:sz w:val="18"/>
                <w:szCs w:val="18"/>
              </w:rPr>
            </w:pPr>
            <w:r w:rsidRPr="363257FF">
              <w:rPr>
                <w:b/>
                <w:bCs/>
                <w:sz w:val="18"/>
                <w:szCs w:val="18"/>
              </w:rPr>
              <w:t>Innovación</w:t>
            </w:r>
          </w:p>
        </w:tc>
        <w:tc>
          <w:tcPr>
            <w:tcW w:w="1777" w:type="dxa"/>
            <w:vAlign w:val="center"/>
          </w:tcPr>
          <w:p w14:paraId="39781A56" w14:textId="57F41F6E" w:rsidR="363257FF" w:rsidRDefault="363257FF" w:rsidP="363257FF">
            <w:pPr>
              <w:spacing w:after="0"/>
              <w:rPr>
                <w:sz w:val="18"/>
                <w:szCs w:val="18"/>
              </w:rPr>
            </w:pPr>
            <w:r w:rsidRPr="363257FF">
              <w:rPr>
                <w:sz w:val="18"/>
                <w:szCs w:val="18"/>
              </w:rPr>
              <w:t>Soluciones creativas frente a barreras de género en la operación o gestión del transporte</w:t>
            </w:r>
          </w:p>
        </w:tc>
        <w:tc>
          <w:tcPr>
            <w:tcW w:w="685" w:type="dxa"/>
            <w:vAlign w:val="center"/>
          </w:tcPr>
          <w:p w14:paraId="0612A28C" w14:textId="789527E4" w:rsidR="363257FF" w:rsidRDefault="363257FF" w:rsidP="363257FF">
            <w:pPr>
              <w:spacing w:after="0"/>
              <w:rPr>
                <w:sz w:val="18"/>
                <w:szCs w:val="18"/>
              </w:rPr>
            </w:pPr>
            <w:r w:rsidRPr="363257FF">
              <w:rPr>
                <w:sz w:val="18"/>
                <w:szCs w:val="18"/>
              </w:rPr>
              <w:t>30%</w:t>
            </w:r>
          </w:p>
        </w:tc>
        <w:tc>
          <w:tcPr>
            <w:tcW w:w="1332" w:type="dxa"/>
            <w:vAlign w:val="center"/>
          </w:tcPr>
          <w:p w14:paraId="07FF56CC" w14:textId="1CD7CFE6" w:rsidR="363257FF" w:rsidRDefault="363257FF" w:rsidP="363257FF">
            <w:pPr>
              <w:spacing w:after="0"/>
              <w:rPr>
                <w:sz w:val="18"/>
                <w:szCs w:val="18"/>
              </w:rPr>
            </w:pPr>
            <w:r w:rsidRPr="363257FF">
              <w:rPr>
                <w:sz w:val="18"/>
                <w:szCs w:val="18"/>
              </w:rPr>
              <w:t>Práctica convencional, sin elementos nuevos</w:t>
            </w:r>
          </w:p>
        </w:tc>
        <w:tc>
          <w:tcPr>
            <w:tcW w:w="1693" w:type="dxa"/>
            <w:vAlign w:val="center"/>
          </w:tcPr>
          <w:p w14:paraId="60F6C049" w14:textId="0995BFCB" w:rsidR="363257FF" w:rsidRDefault="363257FF" w:rsidP="363257FF">
            <w:pPr>
              <w:spacing w:after="0"/>
              <w:rPr>
                <w:sz w:val="18"/>
                <w:szCs w:val="18"/>
              </w:rPr>
            </w:pPr>
            <w:r w:rsidRPr="363257FF">
              <w:rPr>
                <w:sz w:val="18"/>
                <w:szCs w:val="18"/>
              </w:rPr>
              <w:t>Mejora práctica existente, con elementos novedosos</w:t>
            </w:r>
          </w:p>
        </w:tc>
        <w:tc>
          <w:tcPr>
            <w:tcW w:w="1818" w:type="dxa"/>
            <w:vAlign w:val="center"/>
          </w:tcPr>
          <w:p w14:paraId="4AD9F8F9" w14:textId="1B9EA0C6" w:rsidR="363257FF" w:rsidRDefault="363257FF" w:rsidP="363257FF">
            <w:pPr>
              <w:spacing w:after="0"/>
              <w:rPr>
                <w:sz w:val="18"/>
                <w:szCs w:val="18"/>
              </w:rPr>
            </w:pPr>
            <w:r w:rsidRPr="363257FF">
              <w:rPr>
                <w:sz w:val="18"/>
                <w:szCs w:val="18"/>
              </w:rPr>
              <w:t>Solución original y adaptativa ante desafíos de género en la planificación, operación o entorno laboral del transporte</w:t>
            </w:r>
          </w:p>
        </w:tc>
      </w:tr>
      <w:tr w:rsidR="363257FF" w14:paraId="4B69ADA3" w14:textId="77777777" w:rsidTr="277AC2FE">
        <w:trPr>
          <w:trHeight w:val="300"/>
        </w:trPr>
        <w:tc>
          <w:tcPr>
            <w:tcW w:w="1530" w:type="dxa"/>
            <w:vAlign w:val="center"/>
          </w:tcPr>
          <w:p w14:paraId="18759BC7" w14:textId="0ACFB5B4" w:rsidR="363257FF" w:rsidRDefault="363257FF" w:rsidP="363257FF">
            <w:pPr>
              <w:spacing w:after="0"/>
              <w:rPr>
                <w:b/>
                <w:bCs/>
                <w:sz w:val="18"/>
                <w:szCs w:val="18"/>
              </w:rPr>
            </w:pPr>
            <w:r w:rsidRPr="363257FF">
              <w:rPr>
                <w:b/>
                <w:bCs/>
                <w:sz w:val="18"/>
                <w:szCs w:val="18"/>
              </w:rPr>
              <w:t>Impacto</w:t>
            </w:r>
          </w:p>
        </w:tc>
        <w:tc>
          <w:tcPr>
            <w:tcW w:w="1777" w:type="dxa"/>
            <w:vAlign w:val="center"/>
          </w:tcPr>
          <w:p w14:paraId="108C5263" w14:textId="788EDAFF" w:rsidR="363257FF" w:rsidRDefault="363257FF" w:rsidP="363257FF">
            <w:pPr>
              <w:spacing w:after="0"/>
              <w:rPr>
                <w:sz w:val="18"/>
                <w:szCs w:val="18"/>
              </w:rPr>
            </w:pPr>
            <w:r w:rsidRPr="363257FF">
              <w:rPr>
                <w:sz w:val="18"/>
                <w:szCs w:val="18"/>
              </w:rPr>
              <w:t>Cambios positivos en inclusión, seguridad, participación o empleabilidad de mujeres</w:t>
            </w:r>
          </w:p>
        </w:tc>
        <w:tc>
          <w:tcPr>
            <w:tcW w:w="685" w:type="dxa"/>
            <w:vAlign w:val="center"/>
          </w:tcPr>
          <w:p w14:paraId="3E53ECC6" w14:textId="53F149D8" w:rsidR="363257FF" w:rsidRDefault="363257FF" w:rsidP="363257FF">
            <w:pPr>
              <w:spacing w:after="0"/>
              <w:rPr>
                <w:sz w:val="18"/>
                <w:szCs w:val="18"/>
              </w:rPr>
            </w:pPr>
            <w:r w:rsidRPr="363257FF">
              <w:rPr>
                <w:sz w:val="18"/>
                <w:szCs w:val="18"/>
              </w:rPr>
              <w:t>30%</w:t>
            </w:r>
          </w:p>
        </w:tc>
        <w:tc>
          <w:tcPr>
            <w:tcW w:w="1332" w:type="dxa"/>
            <w:vAlign w:val="center"/>
          </w:tcPr>
          <w:p w14:paraId="38B52863" w14:textId="59EAE2E8" w:rsidR="363257FF" w:rsidRDefault="363257FF" w:rsidP="363257FF">
            <w:pPr>
              <w:spacing w:after="0"/>
              <w:rPr>
                <w:sz w:val="18"/>
                <w:szCs w:val="18"/>
              </w:rPr>
            </w:pPr>
            <w:r w:rsidRPr="363257FF">
              <w:rPr>
                <w:sz w:val="18"/>
                <w:szCs w:val="18"/>
              </w:rPr>
              <w:t>Bajo impacto o sin evidencia clara</w:t>
            </w:r>
          </w:p>
        </w:tc>
        <w:tc>
          <w:tcPr>
            <w:tcW w:w="1693" w:type="dxa"/>
            <w:vAlign w:val="center"/>
          </w:tcPr>
          <w:p w14:paraId="1843B492" w14:textId="430EDE4F" w:rsidR="363257FF" w:rsidRDefault="363257FF" w:rsidP="363257FF">
            <w:pPr>
              <w:spacing w:after="0"/>
              <w:rPr>
                <w:sz w:val="18"/>
                <w:szCs w:val="18"/>
              </w:rPr>
            </w:pPr>
            <w:r w:rsidRPr="363257FF">
              <w:rPr>
                <w:sz w:val="18"/>
                <w:szCs w:val="18"/>
              </w:rPr>
              <w:t>Impacto medio, con mejoras puntuales en condiciones laborales o en el servicio</w:t>
            </w:r>
          </w:p>
        </w:tc>
        <w:tc>
          <w:tcPr>
            <w:tcW w:w="1818" w:type="dxa"/>
            <w:vAlign w:val="center"/>
          </w:tcPr>
          <w:p w14:paraId="298D36C2" w14:textId="31AF4675" w:rsidR="363257FF" w:rsidRDefault="363257FF" w:rsidP="363257FF">
            <w:pPr>
              <w:spacing w:after="0"/>
              <w:rPr>
                <w:sz w:val="18"/>
                <w:szCs w:val="18"/>
              </w:rPr>
            </w:pPr>
            <w:r w:rsidRPr="363257FF">
              <w:rPr>
                <w:sz w:val="18"/>
                <w:szCs w:val="18"/>
              </w:rPr>
              <w:t>Alto impacto con resultados verificables en participación, empleo, o calidad del servicio con enfoque de género</w:t>
            </w:r>
          </w:p>
        </w:tc>
      </w:tr>
      <w:tr w:rsidR="363257FF" w14:paraId="7FA69F36" w14:textId="77777777" w:rsidTr="277AC2FE">
        <w:trPr>
          <w:trHeight w:val="300"/>
        </w:trPr>
        <w:tc>
          <w:tcPr>
            <w:tcW w:w="1530" w:type="dxa"/>
            <w:vAlign w:val="center"/>
          </w:tcPr>
          <w:p w14:paraId="39CC5071" w14:textId="5959982D" w:rsidR="363257FF" w:rsidRDefault="363257FF" w:rsidP="363257FF">
            <w:pPr>
              <w:spacing w:after="0"/>
              <w:rPr>
                <w:b/>
                <w:bCs/>
                <w:sz w:val="18"/>
                <w:szCs w:val="18"/>
              </w:rPr>
            </w:pPr>
            <w:r w:rsidRPr="363257FF">
              <w:rPr>
                <w:b/>
                <w:bCs/>
                <w:sz w:val="18"/>
                <w:szCs w:val="18"/>
              </w:rPr>
              <w:t>Replicabilidad</w:t>
            </w:r>
          </w:p>
        </w:tc>
        <w:tc>
          <w:tcPr>
            <w:tcW w:w="1777" w:type="dxa"/>
            <w:vAlign w:val="center"/>
          </w:tcPr>
          <w:p w14:paraId="7F4584C2" w14:textId="3D284FDF" w:rsidR="363257FF" w:rsidRDefault="363257FF" w:rsidP="363257FF">
            <w:pPr>
              <w:spacing w:after="0"/>
              <w:rPr>
                <w:sz w:val="18"/>
                <w:szCs w:val="18"/>
              </w:rPr>
            </w:pPr>
            <w:r w:rsidRPr="363257FF">
              <w:rPr>
                <w:sz w:val="18"/>
                <w:szCs w:val="18"/>
              </w:rPr>
              <w:t>Potencial para ser aplicada en otras ciudades o empresas del sector</w:t>
            </w:r>
          </w:p>
        </w:tc>
        <w:tc>
          <w:tcPr>
            <w:tcW w:w="685" w:type="dxa"/>
            <w:vAlign w:val="center"/>
          </w:tcPr>
          <w:p w14:paraId="5200C4F0" w14:textId="23253CB1" w:rsidR="363257FF" w:rsidRDefault="277AC2FE" w:rsidP="363257FF">
            <w:pPr>
              <w:spacing w:after="0"/>
              <w:rPr>
                <w:sz w:val="18"/>
                <w:szCs w:val="18"/>
              </w:rPr>
            </w:pPr>
            <w:r w:rsidRPr="277AC2FE">
              <w:rPr>
                <w:sz w:val="18"/>
                <w:szCs w:val="18"/>
              </w:rPr>
              <w:t>10%</w:t>
            </w:r>
          </w:p>
        </w:tc>
        <w:tc>
          <w:tcPr>
            <w:tcW w:w="1332" w:type="dxa"/>
            <w:vAlign w:val="center"/>
          </w:tcPr>
          <w:p w14:paraId="77B970F9" w14:textId="0BF9DDA9" w:rsidR="363257FF" w:rsidRPr="00EF186A" w:rsidRDefault="363257FF" w:rsidP="363257FF">
            <w:pPr>
              <w:spacing w:after="0"/>
              <w:rPr>
                <w:sz w:val="18"/>
                <w:szCs w:val="18"/>
                <w:lang w:val="pt-BR"/>
              </w:rPr>
            </w:pPr>
            <w:r w:rsidRPr="00EF186A">
              <w:rPr>
                <w:sz w:val="18"/>
                <w:szCs w:val="18"/>
                <w:lang w:val="pt-BR"/>
              </w:rPr>
              <w:t>Altamente contextual, difícil de replicar</w:t>
            </w:r>
          </w:p>
        </w:tc>
        <w:tc>
          <w:tcPr>
            <w:tcW w:w="1693" w:type="dxa"/>
            <w:vAlign w:val="center"/>
          </w:tcPr>
          <w:p w14:paraId="2F45F981" w14:textId="67C0E0C4" w:rsidR="363257FF" w:rsidRDefault="363257FF" w:rsidP="363257FF">
            <w:pPr>
              <w:spacing w:after="0"/>
              <w:rPr>
                <w:sz w:val="18"/>
                <w:szCs w:val="18"/>
              </w:rPr>
            </w:pPr>
            <w:r w:rsidRPr="363257FF">
              <w:rPr>
                <w:sz w:val="18"/>
                <w:szCs w:val="18"/>
              </w:rPr>
              <w:t>Posible de replicar con ajustes técnicos o institucionales</w:t>
            </w:r>
          </w:p>
        </w:tc>
        <w:tc>
          <w:tcPr>
            <w:tcW w:w="1818" w:type="dxa"/>
            <w:vAlign w:val="center"/>
          </w:tcPr>
          <w:p w14:paraId="7BCAC990" w14:textId="10CAACA2" w:rsidR="363257FF" w:rsidRDefault="363257FF" w:rsidP="363257FF">
            <w:pPr>
              <w:spacing w:after="0"/>
              <w:rPr>
                <w:sz w:val="18"/>
                <w:szCs w:val="18"/>
              </w:rPr>
            </w:pPr>
            <w:r w:rsidRPr="363257FF">
              <w:rPr>
                <w:sz w:val="18"/>
                <w:szCs w:val="18"/>
              </w:rPr>
              <w:t>Diseño adaptable a otros contextos urbanos o institucionales, con manuales, procesos o herramientas disponibles</w:t>
            </w:r>
          </w:p>
        </w:tc>
      </w:tr>
      <w:tr w:rsidR="363257FF" w14:paraId="14ECBF41" w14:textId="77777777" w:rsidTr="277AC2FE">
        <w:trPr>
          <w:trHeight w:val="300"/>
        </w:trPr>
        <w:tc>
          <w:tcPr>
            <w:tcW w:w="1530" w:type="dxa"/>
            <w:vAlign w:val="center"/>
          </w:tcPr>
          <w:p w14:paraId="246C3027" w14:textId="1643E0B6" w:rsidR="363257FF" w:rsidRDefault="363257FF" w:rsidP="363257FF">
            <w:pPr>
              <w:spacing w:after="0"/>
              <w:rPr>
                <w:b/>
                <w:bCs/>
                <w:sz w:val="18"/>
                <w:szCs w:val="18"/>
              </w:rPr>
            </w:pPr>
            <w:r w:rsidRPr="363257FF">
              <w:rPr>
                <w:b/>
                <w:bCs/>
                <w:sz w:val="18"/>
                <w:szCs w:val="18"/>
              </w:rPr>
              <w:t>Sostenibilidad</w:t>
            </w:r>
          </w:p>
        </w:tc>
        <w:tc>
          <w:tcPr>
            <w:tcW w:w="1777" w:type="dxa"/>
            <w:vAlign w:val="center"/>
          </w:tcPr>
          <w:p w14:paraId="45D99B96" w14:textId="7C5A21D2" w:rsidR="363257FF" w:rsidRDefault="363257FF" w:rsidP="363257FF">
            <w:pPr>
              <w:spacing w:after="0"/>
              <w:rPr>
                <w:sz w:val="18"/>
                <w:szCs w:val="18"/>
              </w:rPr>
            </w:pPr>
            <w:r w:rsidRPr="363257FF">
              <w:rPr>
                <w:sz w:val="18"/>
                <w:szCs w:val="18"/>
              </w:rPr>
              <w:t>Capacidad de mantenerse en el tiempo dentro de la estructura organizacional</w:t>
            </w:r>
          </w:p>
        </w:tc>
        <w:tc>
          <w:tcPr>
            <w:tcW w:w="685" w:type="dxa"/>
            <w:vAlign w:val="center"/>
          </w:tcPr>
          <w:p w14:paraId="30068717" w14:textId="75FE7E25" w:rsidR="363257FF" w:rsidRDefault="363257FF" w:rsidP="363257FF">
            <w:pPr>
              <w:spacing w:after="0"/>
              <w:rPr>
                <w:sz w:val="18"/>
                <w:szCs w:val="18"/>
              </w:rPr>
            </w:pPr>
            <w:r w:rsidRPr="363257FF">
              <w:rPr>
                <w:sz w:val="18"/>
                <w:szCs w:val="18"/>
              </w:rPr>
              <w:t>10%</w:t>
            </w:r>
          </w:p>
        </w:tc>
        <w:tc>
          <w:tcPr>
            <w:tcW w:w="1332" w:type="dxa"/>
            <w:vAlign w:val="center"/>
          </w:tcPr>
          <w:p w14:paraId="3C622764" w14:textId="24D58537" w:rsidR="363257FF" w:rsidRDefault="363257FF" w:rsidP="363257FF">
            <w:pPr>
              <w:spacing w:after="0"/>
              <w:rPr>
                <w:sz w:val="18"/>
                <w:szCs w:val="18"/>
              </w:rPr>
            </w:pPr>
            <w:r w:rsidRPr="363257FF">
              <w:rPr>
                <w:sz w:val="18"/>
                <w:szCs w:val="18"/>
              </w:rPr>
              <w:t>No hay plan de continuidad o depende de liderazgo individual o financiamiento externo</w:t>
            </w:r>
          </w:p>
        </w:tc>
        <w:tc>
          <w:tcPr>
            <w:tcW w:w="1693" w:type="dxa"/>
            <w:vAlign w:val="center"/>
          </w:tcPr>
          <w:p w14:paraId="2AC430DC" w14:textId="2D270CC7" w:rsidR="363257FF" w:rsidRDefault="363257FF" w:rsidP="363257FF">
            <w:pPr>
              <w:spacing w:after="0"/>
              <w:rPr>
                <w:sz w:val="18"/>
                <w:szCs w:val="18"/>
              </w:rPr>
            </w:pPr>
            <w:r w:rsidRPr="363257FF">
              <w:rPr>
                <w:sz w:val="18"/>
                <w:szCs w:val="18"/>
              </w:rPr>
              <w:t>Plan básico de institucionalización</w:t>
            </w:r>
          </w:p>
        </w:tc>
        <w:tc>
          <w:tcPr>
            <w:tcW w:w="1818" w:type="dxa"/>
            <w:vAlign w:val="center"/>
          </w:tcPr>
          <w:p w14:paraId="29C74708" w14:textId="28C886B9" w:rsidR="363257FF" w:rsidRDefault="363257FF" w:rsidP="363257FF">
            <w:pPr>
              <w:spacing w:after="0"/>
              <w:rPr>
                <w:sz w:val="18"/>
                <w:szCs w:val="18"/>
              </w:rPr>
            </w:pPr>
            <w:r w:rsidRPr="363257FF">
              <w:rPr>
                <w:sz w:val="18"/>
                <w:szCs w:val="18"/>
              </w:rPr>
              <w:t>Estrategia sólida con recursos humanos y financieros identificados y respaldo institucional</w:t>
            </w:r>
          </w:p>
        </w:tc>
      </w:tr>
      <w:tr w:rsidR="363257FF" w14:paraId="429EFA54" w14:textId="77777777" w:rsidTr="277AC2FE">
        <w:trPr>
          <w:trHeight w:val="300"/>
        </w:trPr>
        <w:tc>
          <w:tcPr>
            <w:tcW w:w="1530" w:type="dxa"/>
            <w:vAlign w:val="center"/>
          </w:tcPr>
          <w:p w14:paraId="6C2B615B" w14:textId="449B98A7" w:rsidR="363257FF" w:rsidRDefault="363257FF" w:rsidP="363257FF">
            <w:pPr>
              <w:spacing w:after="0"/>
              <w:rPr>
                <w:b/>
                <w:bCs/>
                <w:sz w:val="18"/>
                <w:szCs w:val="18"/>
              </w:rPr>
            </w:pPr>
            <w:r w:rsidRPr="363257FF">
              <w:rPr>
                <w:b/>
                <w:bCs/>
                <w:sz w:val="18"/>
                <w:szCs w:val="18"/>
              </w:rPr>
              <w:t>Evidencia</w:t>
            </w:r>
          </w:p>
        </w:tc>
        <w:tc>
          <w:tcPr>
            <w:tcW w:w="1777" w:type="dxa"/>
            <w:vAlign w:val="center"/>
          </w:tcPr>
          <w:p w14:paraId="76123CD2" w14:textId="24DF4111" w:rsidR="363257FF" w:rsidRDefault="363257FF" w:rsidP="363257FF">
            <w:pPr>
              <w:spacing w:after="0"/>
              <w:rPr>
                <w:sz w:val="18"/>
                <w:szCs w:val="18"/>
              </w:rPr>
            </w:pPr>
            <w:r w:rsidRPr="363257FF">
              <w:rPr>
                <w:sz w:val="18"/>
                <w:szCs w:val="18"/>
              </w:rPr>
              <w:t>Existencia de datos, documentación o resultados concretos</w:t>
            </w:r>
          </w:p>
        </w:tc>
        <w:tc>
          <w:tcPr>
            <w:tcW w:w="685" w:type="dxa"/>
            <w:vAlign w:val="center"/>
          </w:tcPr>
          <w:p w14:paraId="7B36CDE3" w14:textId="089A2110" w:rsidR="363257FF" w:rsidRDefault="277AC2FE" w:rsidP="363257FF">
            <w:pPr>
              <w:spacing w:after="0"/>
              <w:rPr>
                <w:sz w:val="18"/>
                <w:szCs w:val="18"/>
              </w:rPr>
            </w:pPr>
            <w:r w:rsidRPr="277AC2FE">
              <w:rPr>
                <w:sz w:val="18"/>
                <w:szCs w:val="18"/>
              </w:rPr>
              <w:t>20%</w:t>
            </w:r>
          </w:p>
        </w:tc>
        <w:tc>
          <w:tcPr>
            <w:tcW w:w="1332" w:type="dxa"/>
            <w:vAlign w:val="center"/>
          </w:tcPr>
          <w:p w14:paraId="6D7EB8DD" w14:textId="0DD3D17A" w:rsidR="363257FF" w:rsidRDefault="363257FF" w:rsidP="363257FF">
            <w:pPr>
              <w:spacing w:after="0"/>
              <w:rPr>
                <w:sz w:val="18"/>
                <w:szCs w:val="18"/>
              </w:rPr>
            </w:pPr>
            <w:r w:rsidRPr="363257FF">
              <w:rPr>
                <w:sz w:val="18"/>
                <w:szCs w:val="18"/>
              </w:rPr>
              <w:t>Sin evidencia clara o anecdótica</w:t>
            </w:r>
          </w:p>
        </w:tc>
        <w:tc>
          <w:tcPr>
            <w:tcW w:w="1693" w:type="dxa"/>
            <w:vAlign w:val="center"/>
          </w:tcPr>
          <w:p w14:paraId="397D5C5D" w14:textId="78A8C9FD" w:rsidR="363257FF" w:rsidRDefault="363257FF" w:rsidP="363257FF">
            <w:pPr>
              <w:spacing w:after="0"/>
              <w:rPr>
                <w:sz w:val="18"/>
                <w:szCs w:val="18"/>
              </w:rPr>
            </w:pPr>
            <w:r w:rsidRPr="363257FF">
              <w:rPr>
                <w:sz w:val="18"/>
                <w:szCs w:val="18"/>
              </w:rPr>
              <w:t>Evidencia general (ej. reportes internos, testimonios)</w:t>
            </w:r>
          </w:p>
        </w:tc>
        <w:tc>
          <w:tcPr>
            <w:tcW w:w="1818" w:type="dxa"/>
            <w:vAlign w:val="center"/>
          </w:tcPr>
          <w:p w14:paraId="0A59FE58" w14:textId="3067CF40" w:rsidR="363257FF" w:rsidRDefault="363257FF" w:rsidP="363257FF">
            <w:pPr>
              <w:spacing w:after="0"/>
              <w:rPr>
                <w:sz w:val="18"/>
                <w:szCs w:val="18"/>
              </w:rPr>
            </w:pPr>
            <w:r w:rsidRPr="363257FF">
              <w:rPr>
                <w:sz w:val="18"/>
                <w:szCs w:val="18"/>
              </w:rPr>
              <w:t>Evidencias cuantitativas y cualitativas verificables, como indicadores, encuestas o evaluaciones independientes</w:t>
            </w:r>
          </w:p>
        </w:tc>
      </w:tr>
    </w:tbl>
    <w:p w14:paraId="417F8449" w14:textId="2AE466B8" w:rsidR="00444329" w:rsidRDefault="00444329"/>
    <w:p w14:paraId="650E1374" w14:textId="25196EB2" w:rsidR="2775AFF3" w:rsidRDefault="2775AFF3"/>
    <w:p w14:paraId="6C964752" w14:textId="3886797C" w:rsidR="6650E12B" w:rsidRDefault="6650E12B" w:rsidP="2775AFF3">
      <w:pPr>
        <w:pStyle w:val="Ttulo4"/>
        <w:rPr>
          <w:rFonts w:ascii="Aptos" w:eastAsia="Aptos" w:hAnsi="Aptos" w:cs="Aptos"/>
          <w:b/>
          <w:bCs/>
          <w:i w:val="0"/>
          <w:iCs w:val="0"/>
        </w:rPr>
      </w:pPr>
      <w:r w:rsidRPr="2775AFF3">
        <w:rPr>
          <w:b/>
          <w:bCs/>
          <w:i w:val="0"/>
          <w:iCs w:val="0"/>
        </w:rPr>
        <w:t>Categoría Organizaciones de la sociedad civil y Entidades académicas</w:t>
      </w:r>
      <w:r w:rsidRPr="2775AFF3">
        <w:rPr>
          <w:rFonts w:ascii="Aptos" w:eastAsia="Aptos" w:hAnsi="Aptos" w:cs="Aptos"/>
          <w:b/>
          <w:bCs/>
          <w:i w:val="0"/>
          <w:iCs w:val="0"/>
        </w:rPr>
        <w:t xml:space="preserve"> </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529"/>
        <w:gridCol w:w="1851"/>
        <w:gridCol w:w="1355"/>
        <w:gridCol w:w="1343"/>
        <w:gridCol w:w="1283"/>
        <w:gridCol w:w="1474"/>
      </w:tblGrid>
      <w:tr w:rsidR="363257FF" w14:paraId="74E1D3BC" w14:textId="77777777" w:rsidTr="277AC2FE">
        <w:trPr>
          <w:trHeight w:val="300"/>
        </w:trPr>
        <w:tc>
          <w:tcPr>
            <w:tcW w:w="1529" w:type="dxa"/>
            <w:vAlign w:val="center"/>
          </w:tcPr>
          <w:p w14:paraId="4D8BC3DF" w14:textId="2CD408B5" w:rsidR="363257FF" w:rsidRDefault="363257FF" w:rsidP="363257FF">
            <w:pPr>
              <w:spacing w:after="0"/>
              <w:jc w:val="center"/>
              <w:rPr>
                <w:b/>
                <w:bCs/>
                <w:sz w:val="18"/>
                <w:szCs w:val="18"/>
              </w:rPr>
            </w:pPr>
            <w:r w:rsidRPr="363257FF">
              <w:rPr>
                <w:b/>
                <w:bCs/>
                <w:sz w:val="18"/>
                <w:szCs w:val="18"/>
              </w:rPr>
              <w:t>Criterio</w:t>
            </w:r>
          </w:p>
        </w:tc>
        <w:tc>
          <w:tcPr>
            <w:tcW w:w="1851" w:type="dxa"/>
            <w:vAlign w:val="center"/>
          </w:tcPr>
          <w:p w14:paraId="7C894097" w14:textId="3CE913DF" w:rsidR="363257FF" w:rsidRDefault="363257FF" w:rsidP="363257FF">
            <w:pPr>
              <w:spacing w:after="0"/>
              <w:jc w:val="center"/>
              <w:rPr>
                <w:b/>
                <w:bCs/>
                <w:sz w:val="18"/>
                <w:szCs w:val="18"/>
              </w:rPr>
            </w:pPr>
            <w:r w:rsidRPr="363257FF">
              <w:rPr>
                <w:b/>
                <w:bCs/>
                <w:sz w:val="18"/>
                <w:szCs w:val="18"/>
              </w:rPr>
              <w:t>Descripción</w:t>
            </w:r>
          </w:p>
        </w:tc>
        <w:tc>
          <w:tcPr>
            <w:tcW w:w="1355" w:type="dxa"/>
            <w:vAlign w:val="center"/>
          </w:tcPr>
          <w:p w14:paraId="2A80AA15" w14:textId="4CB3FB39" w:rsidR="363257FF" w:rsidRDefault="363257FF" w:rsidP="363257FF">
            <w:pPr>
              <w:spacing w:after="0"/>
              <w:jc w:val="center"/>
              <w:rPr>
                <w:b/>
                <w:bCs/>
                <w:sz w:val="18"/>
                <w:szCs w:val="18"/>
              </w:rPr>
            </w:pPr>
            <w:r w:rsidRPr="363257FF">
              <w:rPr>
                <w:b/>
                <w:bCs/>
                <w:sz w:val="18"/>
                <w:szCs w:val="18"/>
              </w:rPr>
              <w:t>Ponderación</w:t>
            </w:r>
          </w:p>
        </w:tc>
        <w:tc>
          <w:tcPr>
            <w:tcW w:w="1343" w:type="dxa"/>
            <w:vAlign w:val="center"/>
          </w:tcPr>
          <w:p w14:paraId="2352816E" w14:textId="399FE2E6" w:rsidR="363257FF" w:rsidRDefault="363257FF" w:rsidP="363257FF">
            <w:pPr>
              <w:spacing w:after="0"/>
              <w:jc w:val="center"/>
              <w:rPr>
                <w:b/>
                <w:bCs/>
                <w:sz w:val="18"/>
                <w:szCs w:val="18"/>
              </w:rPr>
            </w:pPr>
            <w:r w:rsidRPr="363257FF">
              <w:rPr>
                <w:b/>
                <w:bCs/>
                <w:sz w:val="18"/>
                <w:szCs w:val="18"/>
              </w:rPr>
              <w:t>1 punto</w:t>
            </w:r>
          </w:p>
        </w:tc>
        <w:tc>
          <w:tcPr>
            <w:tcW w:w="1283" w:type="dxa"/>
            <w:vAlign w:val="center"/>
          </w:tcPr>
          <w:p w14:paraId="396D5774" w14:textId="39049FCE" w:rsidR="363257FF" w:rsidRDefault="363257FF" w:rsidP="363257FF">
            <w:pPr>
              <w:spacing w:after="0"/>
              <w:jc w:val="center"/>
              <w:rPr>
                <w:b/>
                <w:bCs/>
                <w:sz w:val="18"/>
                <w:szCs w:val="18"/>
              </w:rPr>
            </w:pPr>
            <w:r w:rsidRPr="363257FF">
              <w:rPr>
                <w:b/>
                <w:bCs/>
                <w:sz w:val="18"/>
                <w:szCs w:val="18"/>
              </w:rPr>
              <w:t>2 puntos</w:t>
            </w:r>
          </w:p>
        </w:tc>
        <w:tc>
          <w:tcPr>
            <w:tcW w:w="1474" w:type="dxa"/>
            <w:vAlign w:val="center"/>
          </w:tcPr>
          <w:p w14:paraId="31AF0152" w14:textId="0C770EAD" w:rsidR="363257FF" w:rsidRDefault="363257FF" w:rsidP="363257FF">
            <w:pPr>
              <w:spacing w:after="0"/>
              <w:jc w:val="center"/>
              <w:rPr>
                <w:b/>
                <w:bCs/>
                <w:sz w:val="18"/>
                <w:szCs w:val="18"/>
              </w:rPr>
            </w:pPr>
            <w:r w:rsidRPr="363257FF">
              <w:rPr>
                <w:b/>
                <w:bCs/>
                <w:sz w:val="18"/>
                <w:szCs w:val="18"/>
              </w:rPr>
              <w:t>3 puntos</w:t>
            </w:r>
          </w:p>
        </w:tc>
      </w:tr>
      <w:tr w:rsidR="363257FF" w14:paraId="6FCE33F0" w14:textId="77777777" w:rsidTr="277AC2FE">
        <w:trPr>
          <w:trHeight w:val="300"/>
        </w:trPr>
        <w:tc>
          <w:tcPr>
            <w:tcW w:w="1529" w:type="dxa"/>
            <w:vAlign w:val="center"/>
          </w:tcPr>
          <w:p w14:paraId="6BF54210" w14:textId="618E9D6A" w:rsidR="363257FF" w:rsidRDefault="363257FF" w:rsidP="363257FF">
            <w:pPr>
              <w:spacing w:after="0"/>
              <w:rPr>
                <w:b/>
                <w:bCs/>
                <w:sz w:val="18"/>
                <w:szCs w:val="18"/>
              </w:rPr>
            </w:pPr>
            <w:r w:rsidRPr="363257FF">
              <w:rPr>
                <w:b/>
                <w:bCs/>
                <w:sz w:val="18"/>
                <w:szCs w:val="18"/>
              </w:rPr>
              <w:lastRenderedPageBreak/>
              <w:t>Innovación</w:t>
            </w:r>
          </w:p>
        </w:tc>
        <w:tc>
          <w:tcPr>
            <w:tcW w:w="1851" w:type="dxa"/>
            <w:vAlign w:val="center"/>
          </w:tcPr>
          <w:p w14:paraId="4CF2A85B" w14:textId="70EB5400" w:rsidR="363257FF" w:rsidRDefault="363257FF" w:rsidP="363257FF">
            <w:pPr>
              <w:spacing w:after="0"/>
              <w:rPr>
                <w:sz w:val="18"/>
                <w:szCs w:val="18"/>
              </w:rPr>
            </w:pPr>
            <w:r w:rsidRPr="363257FF">
              <w:rPr>
                <w:sz w:val="18"/>
                <w:szCs w:val="18"/>
              </w:rPr>
              <w:t>Nuevos enfoques, herramientas o investigaciones que aborden desigualdades de género</w:t>
            </w:r>
          </w:p>
        </w:tc>
        <w:tc>
          <w:tcPr>
            <w:tcW w:w="1355" w:type="dxa"/>
            <w:vAlign w:val="center"/>
          </w:tcPr>
          <w:p w14:paraId="2BC4104B" w14:textId="052AA117" w:rsidR="363257FF" w:rsidRDefault="277AC2FE" w:rsidP="277AC2FE">
            <w:pPr>
              <w:spacing w:after="0"/>
              <w:jc w:val="center"/>
              <w:rPr>
                <w:sz w:val="18"/>
                <w:szCs w:val="18"/>
              </w:rPr>
            </w:pPr>
            <w:r w:rsidRPr="277AC2FE">
              <w:rPr>
                <w:sz w:val="18"/>
                <w:szCs w:val="18"/>
              </w:rPr>
              <w:t>30%</w:t>
            </w:r>
          </w:p>
        </w:tc>
        <w:tc>
          <w:tcPr>
            <w:tcW w:w="1343" w:type="dxa"/>
            <w:vAlign w:val="center"/>
          </w:tcPr>
          <w:p w14:paraId="579C3B19" w14:textId="3E3029F4" w:rsidR="363257FF" w:rsidRDefault="363257FF" w:rsidP="363257FF">
            <w:pPr>
              <w:spacing w:after="0"/>
              <w:rPr>
                <w:sz w:val="18"/>
                <w:szCs w:val="18"/>
              </w:rPr>
            </w:pPr>
            <w:r w:rsidRPr="363257FF">
              <w:rPr>
                <w:sz w:val="18"/>
                <w:szCs w:val="18"/>
              </w:rPr>
              <w:t>Reproducción de metodologías existentes sin adaptación contextual</w:t>
            </w:r>
          </w:p>
        </w:tc>
        <w:tc>
          <w:tcPr>
            <w:tcW w:w="1283" w:type="dxa"/>
            <w:vAlign w:val="center"/>
          </w:tcPr>
          <w:p w14:paraId="40A73618" w14:textId="15123653" w:rsidR="363257FF" w:rsidRDefault="363257FF" w:rsidP="363257FF">
            <w:pPr>
              <w:spacing w:after="0"/>
              <w:rPr>
                <w:sz w:val="18"/>
                <w:szCs w:val="18"/>
              </w:rPr>
            </w:pPr>
            <w:r w:rsidRPr="363257FF">
              <w:rPr>
                <w:sz w:val="18"/>
                <w:szCs w:val="18"/>
              </w:rPr>
              <w:t>Innovación parcial sobre enfoques previos</w:t>
            </w:r>
          </w:p>
        </w:tc>
        <w:tc>
          <w:tcPr>
            <w:tcW w:w="1474" w:type="dxa"/>
            <w:vAlign w:val="center"/>
          </w:tcPr>
          <w:p w14:paraId="7C0B7545" w14:textId="492BFCDB" w:rsidR="363257FF" w:rsidRDefault="363257FF" w:rsidP="363257FF">
            <w:pPr>
              <w:spacing w:after="0"/>
              <w:rPr>
                <w:sz w:val="18"/>
                <w:szCs w:val="18"/>
              </w:rPr>
            </w:pPr>
            <w:r w:rsidRPr="363257FF">
              <w:rPr>
                <w:sz w:val="18"/>
                <w:szCs w:val="18"/>
              </w:rPr>
              <w:t>Enfoque o herramienta original que responde a necesidades específicas no atendidas</w:t>
            </w:r>
          </w:p>
        </w:tc>
      </w:tr>
      <w:tr w:rsidR="363257FF" w14:paraId="51E75295" w14:textId="77777777" w:rsidTr="277AC2FE">
        <w:trPr>
          <w:trHeight w:val="300"/>
        </w:trPr>
        <w:tc>
          <w:tcPr>
            <w:tcW w:w="1529" w:type="dxa"/>
            <w:vAlign w:val="center"/>
          </w:tcPr>
          <w:p w14:paraId="490FDC95" w14:textId="160876B1" w:rsidR="363257FF" w:rsidRDefault="363257FF" w:rsidP="363257FF">
            <w:pPr>
              <w:spacing w:after="0"/>
              <w:rPr>
                <w:b/>
                <w:bCs/>
                <w:sz w:val="18"/>
                <w:szCs w:val="18"/>
              </w:rPr>
            </w:pPr>
            <w:r w:rsidRPr="363257FF">
              <w:rPr>
                <w:b/>
                <w:bCs/>
                <w:sz w:val="18"/>
                <w:szCs w:val="18"/>
              </w:rPr>
              <w:t>Impacto</w:t>
            </w:r>
          </w:p>
        </w:tc>
        <w:tc>
          <w:tcPr>
            <w:tcW w:w="1851" w:type="dxa"/>
            <w:vAlign w:val="center"/>
          </w:tcPr>
          <w:p w14:paraId="3C5F9289" w14:textId="055F05E0" w:rsidR="363257FF" w:rsidRDefault="363257FF" w:rsidP="363257FF">
            <w:pPr>
              <w:spacing w:after="0"/>
              <w:rPr>
                <w:sz w:val="18"/>
                <w:szCs w:val="18"/>
              </w:rPr>
            </w:pPr>
            <w:r w:rsidRPr="363257FF">
              <w:rPr>
                <w:sz w:val="18"/>
                <w:szCs w:val="18"/>
              </w:rPr>
              <w:t>Resultados generados en sensibilización, incidencia o generación de conocimiento aplicado</w:t>
            </w:r>
          </w:p>
        </w:tc>
        <w:tc>
          <w:tcPr>
            <w:tcW w:w="1355" w:type="dxa"/>
            <w:vAlign w:val="center"/>
          </w:tcPr>
          <w:p w14:paraId="400D6E82" w14:textId="59C405F7" w:rsidR="363257FF" w:rsidRDefault="277AC2FE" w:rsidP="277AC2FE">
            <w:pPr>
              <w:spacing w:after="0"/>
              <w:jc w:val="center"/>
              <w:rPr>
                <w:sz w:val="18"/>
                <w:szCs w:val="18"/>
              </w:rPr>
            </w:pPr>
            <w:r w:rsidRPr="277AC2FE">
              <w:rPr>
                <w:sz w:val="18"/>
                <w:szCs w:val="18"/>
              </w:rPr>
              <w:t>30%</w:t>
            </w:r>
          </w:p>
        </w:tc>
        <w:tc>
          <w:tcPr>
            <w:tcW w:w="1343" w:type="dxa"/>
            <w:vAlign w:val="center"/>
          </w:tcPr>
          <w:p w14:paraId="01D1A513" w14:textId="6006F6A2" w:rsidR="363257FF" w:rsidRDefault="363257FF" w:rsidP="363257FF">
            <w:pPr>
              <w:spacing w:after="0"/>
              <w:rPr>
                <w:sz w:val="18"/>
                <w:szCs w:val="18"/>
              </w:rPr>
            </w:pPr>
            <w:r w:rsidRPr="363257FF">
              <w:rPr>
                <w:sz w:val="18"/>
                <w:szCs w:val="18"/>
              </w:rPr>
              <w:t>Bajo alcance o sin resultados tangibles</w:t>
            </w:r>
          </w:p>
        </w:tc>
        <w:tc>
          <w:tcPr>
            <w:tcW w:w="1283" w:type="dxa"/>
            <w:vAlign w:val="center"/>
          </w:tcPr>
          <w:p w14:paraId="6C2CB129" w14:textId="4691BE38" w:rsidR="363257FF" w:rsidRDefault="363257FF" w:rsidP="363257FF">
            <w:pPr>
              <w:spacing w:after="0"/>
              <w:rPr>
                <w:sz w:val="18"/>
                <w:szCs w:val="18"/>
              </w:rPr>
            </w:pPr>
            <w:r w:rsidRPr="363257FF">
              <w:rPr>
                <w:sz w:val="18"/>
                <w:szCs w:val="18"/>
              </w:rPr>
              <w:t>Alcance medio, con impactos en grupos específicos o actores clave</w:t>
            </w:r>
          </w:p>
        </w:tc>
        <w:tc>
          <w:tcPr>
            <w:tcW w:w="1474" w:type="dxa"/>
            <w:vAlign w:val="center"/>
          </w:tcPr>
          <w:p w14:paraId="4C094253" w14:textId="35ED5E24" w:rsidR="363257FF" w:rsidRDefault="363257FF" w:rsidP="363257FF">
            <w:pPr>
              <w:spacing w:after="0"/>
              <w:rPr>
                <w:sz w:val="18"/>
                <w:szCs w:val="18"/>
              </w:rPr>
            </w:pPr>
            <w:r w:rsidRPr="363257FF">
              <w:rPr>
                <w:sz w:val="18"/>
                <w:szCs w:val="18"/>
              </w:rPr>
              <w:t>Impacto comprobado en cambios de narrativa, formación, incidencia en política pública o diseño de proyectos replicados</w:t>
            </w:r>
          </w:p>
        </w:tc>
      </w:tr>
      <w:tr w:rsidR="363257FF" w14:paraId="0CC4BF66" w14:textId="77777777" w:rsidTr="277AC2FE">
        <w:trPr>
          <w:trHeight w:val="300"/>
        </w:trPr>
        <w:tc>
          <w:tcPr>
            <w:tcW w:w="1529" w:type="dxa"/>
            <w:vAlign w:val="center"/>
          </w:tcPr>
          <w:p w14:paraId="1D8FE642" w14:textId="2D147E65" w:rsidR="363257FF" w:rsidRDefault="363257FF" w:rsidP="363257FF">
            <w:pPr>
              <w:spacing w:after="0"/>
              <w:rPr>
                <w:b/>
                <w:bCs/>
                <w:sz w:val="18"/>
                <w:szCs w:val="18"/>
              </w:rPr>
            </w:pPr>
            <w:r w:rsidRPr="363257FF">
              <w:rPr>
                <w:b/>
                <w:bCs/>
                <w:sz w:val="18"/>
                <w:szCs w:val="18"/>
              </w:rPr>
              <w:t>Replicabilidad</w:t>
            </w:r>
          </w:p>
        </w:tc>
        <w:tc>
          <w:tcPr>
            <w:tcW w:w="1851" w:type="dxa"/>
            <w:vAlign w:val="center"/>
          </w:tcPr>
          <w:p w14:paraId="28FCA748" w14:textId="4CE81F26" w:rsidR="363257FF" w:rsidRDefault="363257FF" w:rsidP="363257FF">
            <w:pPr>
              <w:spacing w:after="0"/>
              <w:rPr>
                <w:sz w:val="18"/>
                <w:szCs w:val="18"/>
              </w:rPr>
            </w:pPr>
            <w:r w:rsidRPr="363257FF">
              <w:rPr>
                <w:sz w:val="18"/>
                <w:szCs w:val="18"/>
              </w:rPr>
              <w:t>Potencial para escalar o transferir el conocimiento o metodología</w:t>
            </w:r>
          </w:p>
        </w:tc>
        <w:tc>
          <w:tcPr>
            <w:tcW w:w="1355" w:type="dxa"/>
            <w:vAlign w:val="center"/>
          </w:tcPr>
          <w:p w14:paraId="645841D7" w14:textId="266575C1" w:rsidR="363257FF" w:rsidRDefault="277AC2FE" w:rsidP="277AC2FE">
            <w:pPr>
              <w:spacing w:after="0"/>
              <w:jc w:val="center"/>
              <w:rPr>
                <w:sz w:val="18"/>
                <w:szCs w:val="18"/>
              </w:rPr>
            </w:pPr>
            <w:r w:rsidRPr="277AC2FE">
              <w:rPr>
                <w:sz w:val="18"/>
                <w:szCs w:val="18"/>
              </w:rPr>
              <w:t>10%</w:t>
            </w:r>
          </w:p>
        </w:tc>
        <w:tc>
          <w:tcPr>
            <w:tcW w:w="1343" w:type="dxa"/>
            <w:vAlign w:val="center"/>
          </w:tcPr>
          <w:p w14:paraId="5ABEA7CA" w14:textId="15EE0433" w:rsidR="363257FF" w:rsidRDefault="363257FF" w:rsidP="363257FF">
            <w:pPr>
              <w:spacing w:after="0"/>
              <w:rPr>
                <w:sz w:val="18"/>
                <w:szCs w:val="18"/>
              </w:rPr>
            </w:pPr>
            <w:r w:rsidRPr="363257FF">
              <w:rPr>
                <w:sz w:val="18"/>
                <w:szCs w:val="18"/>
              </w:rPr>
              <w:t>Resultado limitado al entorno académico o de intervención inicial</w:t>
            </w:r>
          </w:p>
        </w:tc>
        <w:tc>
          <w:tcPr>
            <w:tcW w:w="1283" w:type="dxa"/>
            <w:vAlign w:val="center"/>
          </w:tcPr>
          <w:p w14:paraId="5F69517D" w14:textId="21F9488B" w:rsidR="363257FF" w:rsidRDefault="363257FF" w:rsidP="363257FF">
            <w:pPr>
              <w:spacing w:after="0"/>
              <w:rPr>
                <w:sz w:val="18"/>
                <w:szCs w:val="18"/>
              </w:rPr>
            </w:pPr>
            <w:r w:rsidRPr="363257FF">
              <w:rPr>
                <w:sz w:val="18"/>
                <w:szCs w:val="18"/>
              </w:rPr>
              <w:t>Con potencial de aplicación en otros espacios o sectores</w:t>
            </w:r>
          </w:p>
        </w:tc>
        <w:tc>
          <w:tcPr>
            <w:tcW w:w="1474" w:type="dxa"/>
            <w:vAlign w:val="center"/>
          </w:tcPr>
          <w:p w14:paraId="6CC579EA" w14:textId="40DEBF4C" w:rsidR="363257FF" w:rsidRDefault="363257FF" w:rsidP="363257FF">
            <w:pPr>
              <w:spacing w:after="0"/>
              <w:rPr>
                <w:sz w:val="18"/>
                <w:szCs w:val="18"/>
              </w:rPr>
            </w:pPr>
            <w:r w:rsidRPr="363257FF">
              <w:rPr>
                <w:sz w:val="18"/>
                <w:szCs w:val="18"/>
              </w:rPr>
              <w:t>Herramientas, metodologías o enfoques listos para transferirse con adaptaciones mínimas</w:t>
            </w:r>
          </w:p>
        </w:tc>
      </w:tr>
      <w:tr w:rsidR="363257FF" w14:paraId="6394B27D" w14:textId="77777777" w:rsidTr="277AC2FE">
        <w:trPr>
          <w:trHeight w:val="300"/>
        </w:trPr>
        <w:tc>
          <w:tcPr>
            <w:tcW w:w="1529" w:type="dxa"/>
            <w:vAlign w:val="center"/>
          </w:tcPr>
          <w:p w14:paraId="518C33BA" w14:textId="7CE0B7CD" w:rsidR="363257FF" w:rsidRDefault="363257FF" w:rsidP="363257FF">
            <w:pPr>
              <w:spacing w:after="0"/>
              <w:rPr>
                <w:b/>
                <w:bCs/>
                <w:sz w:val="18"/>
                <w:szCs w:val="18"/>
              </w:rPr>
            </w:pPr>
            <w:r w:rsidRPr="363257FF">
              <w:rPr>
                <w:b/>
                <w:bCs/>
                <w:sz w:val="18"/>
                <w:szCs w:val="18"/>
              </w:rPr>
              <w:t>Sostenibilidad</w:t>
            </w:r>
          </w:p>
        </w:tc>
        <w:tc>
          <w:tcPr>
            <w:tcW w:w="1851" w:type="dxa"/>
            <w:vAlign w:val="center"/>
          </w:tcPr>
          <w:p w14:paraId="13DC0064" w14:textId="27131381" w:rsidR="363257FF" w:rsidRDefault="363257FF" w:rsidP="363257FF">
            <w:pPr>
              <w:spacing w:after="0"/>
              <w:rPr>
                <w:sz w:val="18"/>
                <w:szCs w:val="18"/>
              </w:rPr>
            </w:pPr>
            <w:r w:rsidRPr="363257FF">
              <w:rPr>
                <w:sz w:val="18"/>
                <w:szCs w:val="18"/>
              </w:rPr>
              <w:t>Continuidad del trabajo en el tiempo más allá del proyecto específico</w:t>
            </w:r>
          </w:p>
        </w:tc>
        <w:tc>
          <w:tcPr>
            <w:tcW w:w="1355" w:type="dxa"/>
            <w:vAlign w:val="center"/>
          </w:tcPr>
          <w:p w14:paraId="63A1EA52" w14:textId="734F1FE0" w:rsidR="363257FF" w:rsidRDefault="277AC2FE" w:rsidP="277AC2FE">
            <w:pPr>
              <w:spacing w:after="0"/>
              <w:jc w:val="center"/>
              <w:rPr>
                <w:sz w:val="18"/>
                <w:szCs w:val="18"/>
              </w:rPr>
            </w:pPr>
            <w:r w:rsidRPr="277AC2FE">
              <w:rPr>
                <w:sz w:val="18"/>
                <w:szCs w:val="18"/>
              </w:rPr>
              <w:t>10%</w:t>
            </w:r>
          </w:p>
        </w:tc>
        <w:tc>
          <w:tcPr>
            <w:tcW w:w="1343" w:type="dxa"/>
            <w:vAlign w:val="center"/>
          </w:tcPr>
          <w:p w14:paraId="1D4A7E39" w14:textId="76B47573" w:rsidR="363257FF" w:rsidRDefault="363257FF" w:rsidP="363257FF">
            <w:pPr>
              <w:spacing w:after="0"/>
              <w:rPr>
                <w:sz w:val="18"/>
                <w:szCs w:val="18"/>
              </w:rPr>
            </w:pPr>
            <w:r w:rsidRPr="363257FF">
              <w:rPr>
                <w:sz w:val="18"/>
                <w:szCs w:val="18"/>
              </w:rPr>
              <w:t>Proyecto aislado, sin proyección de continuidad</w:t>
            </w:r>
          </w:p>
        </w:tc>
        <w:tc>
          <w:tcPr>
            <w:tcW w:w="1283" w:type="dxa"/>
            <w:vAlign w:val="center"/>
          </w:tcPr>
          <w:p w14:paraId="53AAE63C" w14:textId="6772831E" w:rsidR="363257FF" w:rsidRDefault="363257FF" w:rsidP="363257FF">
            <w:pPr>
              <w:spacing w:after="0"/>
              <w:rPr>
                <w:sz w:val="18"/>
                <w:szCs w:val="18"/>
              </w:rPr>
            </w:pPr>
            <w:r w:rsidRPr="363257FF">
              <w:rPr>
                <w:sz w:val="18"/>
                <w:szCs w:val="18"/>
              </w:rPr>
              <w:t>Plan general de continuidad institucional o en red</w:t>
            </w:r>
          </w:p>
        </w:tc>
        <w:tc>
          <w:tcPr>
            <w:tcW w:w="1474" w:type="dxa"/>
            <w:vAlign w:val="center"/>
          </w:tcPr>
          <w:p w14:paraId="2E6E9667" w14:textId="23A679A9" w:rsidR="363257FF" w:rsidRDefault="363257FF" w:rsidP="363257FF">
            <w:pPr>
              <w:spacing w:after="0"/>
              <w:rPr>
                <w:sz w:val="18"/>
                <w:szCs w:val="18"/>
              </w:rPr>
            </w:pPr>
            <w:r w:rsidRPr="363257FF">
              <w:rPr>
                <w:sz w:val="18"/>
                <w:szCs w:val="18"/>
              </w:rPr>
              <w:t>Estrategia de largo plazo con financiamiento, alianzas o integración en estructuras existentes</w:t>
            </w:r>
          </w:p>
        </w:tc>
      </w:tr>
      <w:tr w:rsidR="363257FF" w14:paraId="1AA556EC" w14:textId="77777777" w:rsidTr="277AC2FE">
        <w:trPr>
          <w:trHeight w:val="300"/>
        </w:trPr>
        <w:tc>
          <w:tcPr>
            <w:tcW w:w="1529" w:type="dxa"/>
            <w:vAlign w:val="center"/>
          </w:tcPr>
          <w:p w14:paraId="2784B6A5" w14:textId="291C2E7E" w:rsidR="363257FF" w:rsidRDefault="363257FF" w:rsidP="363257FF">
            <w:pPr>
              <w:spacing w:after="0"/>
              <w:rPr>
                <w:b/>
                <w:bCs/>
                <w:sz w:val="18"/>
                <w:szCs w:val="18"/>
              </w:rPr>
            </w:pPr>
            <w:r w:rsidRPr="363257FF">
              <w:rPr>
                <w:b/>
                <w:bCs/>
                <w:sz w:val="18"/>
                <w:szCs w:val="18"/>
              </w:rPr>
              <w:t>Evidencia</w:t>
            </w:r>
          </w:p>
        </w:tc>
        <w:tc>
          <w:tcPr>
            <w:tcW w:w="1851" w:type="dxa"/>
            <w:vAlign w:val="center"/>
          </w:tcPr>
          <w:p w14:paraId="3D77AF8E" w14:textId="77472B54" w:rsidR="363257FF" w:rsidRDefault="363257FF" w:rsidP="363257FF">
            <w:pPr>
              <w:spacing w:after="0"/>
              <w:rPr>
                <w:sz w:val="18"/>
                <w:szCs w:val="18"/>
              </w:rPr>
            </w:pPr>
            <w:r w:rsidRPr="363257FF">
              <w:rPr>
                <w:sz w:val="18"/>
                <w:szCs w:val="18"/>
              </w:rPr>
              <w:t>Documentación, publicaciones o datos que respalden los resultados obtenidos</w:t>
            </w:r>
          </w:p>
        </w:tc>
        <w:tc>
          <w:tcPr>
            <w:tcW w:w="1355" w:type="dxa"/>
            <w:vAlign w:val="center"/>
          </w:tcPr>
          <w:p w14:paraId="5A575D3E" w14:textId="51774D05" w:rsidR="363257FF" w:rsidRDefault="277AC2FE" w:rsidP="277AC2FE">
            <w:pPr>
              <w:spacing w:after="0"/>
              <w:jc w:val="center"/>
              <w:rPr>
                <w:sz w:val="18"/>
                <w:szCs w:val="18"/>
              </w:rPr>
            </w:pPr>
            <w:r w:rsidRPr="277AC2FE">
              <w:rPr>
                <w:sz w:val="18"/>
                <w:szCs w:val="18"/>
              </w:rPr>
              <w:t>20%</w:t>
            </w:r>
          </w:p>
        </w:tc>
        <w:tc>
          <w:tcPr>
            <w:tcW w:w="1343" w:type="dxa"/>
            <w:vAlign w:val="center"/>
          </w:tcPr>
          <w:p w14:paraId="766E360C" w14:textId="3B8C1CFB" w:rsidR="363257FF" w:rsidRDefault="363257FF" w:rsidP="363257FF">
            <w:pPr>
              <w:spacing w:after="0"/>
              <w:rPr>
                <w:sz w:val="18"/>
                <w:szCs w:val="18"/>
              </w:rPr>
            </w:pPr>
            <w:r w:rsidRPr="363257FF">
              <w:rPr>
                <w:sz w:val="18"/>
                <w:szCs w:val="18"/>
              </w:rPr>
              <w:t>No se presentan evidencias claras o son informales</w:t>
            </w:r>
          </w:p>
        </w:tc>
        <w:tc>
          <w:tcPr>
            <w:tcW w:w="1283" w:type="dxa"/>
            <w:vAlign w:val="center"/>
          </w:tcPr>
          <w:p w14:paraId="5025D4CC" w14:textId="5584CF9C" w:rsidR="363257FF" w:rsidRDefault="363257FF" w:rsidP="363257FF">
            <w:pPr>
              <w:spacing w:after="0"/>
              <w:rPr>
                <w:sz w:val="18"/>
                <w:szCs w:val="18"/>
              </w:rPr>
            </w:pPr>
            <w:r w:rsidRPr="363257FF">
              <w:rPr>
                <w:sz w:val="18"/>
                <w:szCs w:val="18"/>
              </w:rPr>
              <w:t>Evidencias generales (ej. informes, fotos, publicaciones sin revisión)</w:t>
            </w:r>
          </w:p>
        </w:tc>
        <w:tc>
          <w:tcPr>
            <w:tcW w:w="1474" w:type="dxa"/>
            <w:vAlign w:val="center"/>
          </w:tcPr>
          <w:p w14:paraId="58CD4661" w14:textId="075884CF" w:rsidR="363257FF" w:rsidRDefault="363257FF" w:rsidP="363257FF">
            <w:pPr>
              <w:spacing w:after="0"/>
              <w:rPr>
                <w:sz w:val="18"/>
                <w:szCs w:val="18"/>
              </w:rPr>
            </w:pPr>
            <w:r w:rsidRPr="363257FF">
              <w:rPr>
                <w:sz w:val="18"/>
                <w:szCs w:val="18"/>
              </w:rPr>
              <w:t>Evidencias sólidas: publicaciones académicas, evaluaciones, bases de datos, sistematización con validación externa</w:t>
            </w:r>
          </w:p>
        </w:tc>
      </w:tr>
    </w:tbl>
    <w:p w14:paraId="0E54F8D3" w14:textId="5800A70F" w:rsidR="00444329" w:rsidRDefault="00444329"/>
    <w:sectPr w:rsidR="00444329">
      <w:headerReference w:type="default" r:id="rId10"/>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A2E50C" w14:textId="77777777" w:rsidR="00673D73" w:rsidRDefault="00673D73">
      <w:pPr>
        <w:spacing w:after="0" w:line="240" w:lineRule="auto"/>
      </w:pPr>
      <w:r>
        <w:separator/>
      </w:r>
    </w:p>
  </w:endnote>
  <w:endnote w:type="continuationSeparator" w:id="0">
    <w:p w14:paraId="21EB6BC9" w14:textId="77777777" w:rsidR="00673D73" w:rsidRDefault="00673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mbria"/>
    <w:panose1 w:val="020B06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2945"/>
      <w:gridCol w:w="2945"/>
      <w:gridCol w:w="2945"/>
    </w:tblGrid>
    <w:tr w:rsidR="255604E4" w14:paraId="78737287" w14:textId="77777777" w:rsidTr="255604E4">
      <w:trPr>
        <w:trHeight w:val="300"/>
      </w:trPr>
      <w:tc>
        <w:tcPr>
          <w:tcW w:w="2945" w:type="dxa"/>
        </w:tcPr>
        <w:p w14:paraId="7739A2C9" w14:textId="4F729680" w:rsidR="255604E4" w:rsidRDefault="255604E4" w:rsidP="255604E4">
          <w:pPr>
            <w:pStyle w:val="Encabezado"/>
            <w:ind w:left="-115"/>
          </w:pPr>
        </w:p>
      </w:tc>
      <w:tc>
        <w:tcPr>
          <w:tcW w:w="2945" w:type="dxa"/>
        </w:tcPr>
        <w:p w14:paraId="249B60A6" w14:textId="2B55436D" w:rsidR="255604E4" w:rsidRDefault="255604E4" w:rsidP="255604E4">
          <w:pPr>
            <w:pStyle w:val="Encabezado"/>
            <w:jc w:val="center"/>
          </w:pPr>
        </w:p>
      </w:tc>
      <w:tc>
        <w:tcPr>
          <w:tcW w:w="2945" w:type="dxa"/>
        </w:tcPr>
        <w:p w14:paraId="01BF8A7F" w14:textId="296EB67B" w:rsidR="255604E4" w:rsidRDefault="255604E4" w:rsidP="255604E4">
          <w:pPr>
            <w:pStyle w:val="Encabezado"/>
            <w:ind w:right="-115"/>
            <w:jc w:val="right"/>
          </w:pPr>
        </w:p>
      </w:tc>
    </w:tr>
  </w:tbl>
  <w:p w14:paraId="1BB7A155" w14:textId="6BE210D1" w:rsidR="255604E4" w:rsidRDefault="255604E4" w:rsidP="255604E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CE8531" w14:textId="77777777" w:rsidR="00673D73" w:rsidRDefault="00673D73">
      <w:pPr>
        <w:spacing w:after="0" w:line="240" w:lineRule="auto"/>
      </w:pPr>
      <w:r>
        <w:separator/>
      </w:r>
    </w:p>
  </w:footnote>
  <w:footnote w:type="continuationSeparator" w:id="0">
    <w:p w14:paraId="733BA03A" w14:textId="77777777" w:rsidR="00673D73" w:rsidRDefault="00673D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2945"/>
      <w:gridCol w:w="2945"/>
      <w:gridCol w:w="2945"/>
    </w:tblGrid>
    <w:tr w:rsidR="255604E4" w14:paraId="7C819D82" w14:textId="77777777" w:rsidTr="255604E4">
      <w:trPr>
        <w:trHeight w:val="300"/>
      </w:trPr>
      <w:tc>
        <w:tcPr>
          <w:tcW w:w="2945" w:type="dxa"/>
        </w:tcPr>
        <w:p w14:paraId="11CD6F55" w14:textId="5F1C4264" w:rsidR="255604E4" w:rsidRDefault="255604E4" w:rsidP="255604E4">
          <w:pPr>
            <w:pStyle w:val="Encabezado"/>
            <w:ind w:left="-115"/>
          </w:pPr>
        </w:p>
      </w:tc>
      <w:tc>
        <w:tcPr>
          <w:tcW w:w="2945" w:type="dxa"/>
        </w:tcPr>
        <w:p w14:paraId="458799BD" w14:textId="2A027C57" w:rsidR="255604E4" w:rsidRDefault="255604E4" w:rsidP="255604E4">
          <w:pPr>
            <w:pStyle w:val="Encabezado"/>
            <w:jc w:val="center"/>
          </w:pPr>
        </w:p>
      </w:tc>
      <w:tc>
        <w:tcPr>
          <w:tcW w:w="2945" w:type="dxa"/>
        </w:tcPr>
        <w:p w14:paraId="11FA8AEB" w14:textId="41EE423D" w:rsidR="255604E4" w:rsidRDefault="255604E4" w:rsidP="255604E4">
          <w:pPr>
            <w:pStyle w:val="Encabezado"/>
            <w:ind w:right="-115"/>
            <w:jc w:val="right"/>
          </w:pPr>
        </w:p>
      </w:tc>
    </w:tr>
  </w:tbl>
  <w:p w14:paraId="74B945B4" w14:textId="503A9E6E" w:rsidR="255604E4" w:rsidRDefault="255604E4" w:rsidP="255604E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F3173"/>
    <w:multiLevelType w:val="hybridMultilevel"/>
    <w:tmpl w:val="AAC49A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7CE2230"/>
    <w:multiLevelType w:val="multilevel"/>
    <w:tmpl w:val="7FD2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54750"/>
    <w:multiLevelType w:val="multilevel"/>
    <w:tmpl w:val="29BA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6771F"/>
    <w:multiLevelType w:val="hybridMultilevel"/>
    <w:tmpl w:val="563CBF62"/>
    <w:lvl w:ilvl="0" w:tplc="7A72CB10">
      <w:start w:val="1"/>
      <w:numFmt w:val="bullet"/>
      <w:lvlText w:val=""/>
      <w:lvlJc w:val="left"/>
      <w:pPr>
        <w:ind w:left="1428" w:hanging="360"/>
      </w:pPr>
      <w:rPr>
        <w:rFonts w:ascii="Symbol" w:hAnsi="Symbol" w:hint="default"/>
      </w:rPr>
    </w:lvl>
    <w:lvl w:ilvl="1" w:tplc="D7BCDD74" w:tentative="1">
      <w:start w:val="1"/>
      <w:numFmt w:val="bullet"/>
      <w:lvlText w:val="o"/>
      <w:lvlJc w:val="left"/>
      <w:pPr>
        <w:ind w:left="2148" w:hanging="360"/>
      </w:pPr>
      <w:rPr>
        <w:rFonts w:ascii="Courier New" w:hAnsi="Courier New" w:hint="default"/>
      </w:rPr>
    </w:lvl>
    <w:lvl w:ilvl="2" w:tplc="6F268C1A" w:tentative="1">
      <w:start w:val="1"/>
      <w:numFmt w:val="bullet"/>
      <w:lvlText w:val=""/>
      <w:lvlJc w:val="left"/>
      <w:pPr>
        <w:ind w:left="2868" w:hanging="360"/>
      </w:pPr>
      <w:rPr>
        <w:rFonts w:ascii="Wingdings" w:hAnsi="Wingdings" w:hint="default"/>
      </w:rPr>
    </w:lvl>
    <w:lvl w:ilvl="3" w:tplc="48AED29C" w:tentative="1">
      <w:start w:val="1"/>
      <w:numFmt w:val="bullet"/>
      <w:lvlText w:val=""/>
      <w:lvlJc w:val="left"/>
      <w:pPr>
        <w:ind w:left="3588" w:hanging="360"/>
      </w:pPr>
      <w:rPr>
        <w:rFonts w:ascii="Symbol" w:hAnsi="Symbol" w:hint="default"/>
      </w:rPr>
    </w:lvl>
    <w:lvl w:ilvl="4" w:tplc="47645DFE" w:tentative="1">
      <w:start w:val="1"/>
      <w:numFmt w:val="bullet"/>
      <w:lvlText w:val="o"/>
      <w:lvlJc w:val="left"/>
      <w:pPr>
        <w:ind w:left="4308" w:hanging="360"/>
      </w:pPr>
      <w:rPr>
        <w:rFonts w:ascii="Courier New" w:hAnsi="Courier New" w:hint="default"/>
      </w:rPr>
    </w:lvl>
    <w:lvl w:ilvl="5" w:tplc="3EB874F8" w:tentative="1">
      <w:start w:val="1"/>
      <w:numFmt w:val="bullet"/>
      <w:lvlText w:val=""/>
      <w:lvlJc w:val="left"/>
      <w:pPr>
        <w:ind w:left="5028" w:hanging="360"/>
      </w:pPr>
      <w:rPr>
        <w:rFonts w:ascii="Wingdings" w:hAnsi="Wingdings" w:hint="default"/>
      </w:rPr>
    </w:lvl>
    <w:lvl w:ilvl="6" w:tplc="D8A4A4F2" w:tentative="1">
      <w:start w:val="1"/>
      <w:numFmt w:val="bullet"/>
      <w:lvlText w:val=""/>
      <w:lvlJc w:val="left"/>
      <w:pPr>
        <w:ind w:left="5748" w:hanging="360"/>
      </w:pPr>
      <w:rPr>
        <w:rFonts w:ascii="Symbol" w:hAnsi="Symbol" w:hint="default"/>
      </w:rPr>
    </w:lvl>
    <w:lvl w:ilvl="7" w:tplc="455C4036" w:tentative="1">
      <w:start w:val="1"/>
      <w:numFmt w:val="bullet"/>
      <w:lvlText w:val="o"/>
      <w:lvlJc w:val="left"/>
      <w:pPr>
        <w:ind w:left="6468" w:hanging="360"/>
      </w:pPr>
      <w:rPr>
        <w:rFonts w:ascii="Courier New" w:hAnsi="Courier New" w:hint="default"/>
      </w:rPr>
    </w:lvl>
    <w:lvl w:ilvl="8" w:tplc="CE181CD2" w:tentative="1">
      <w:start w:val="1"/>
      <w:numFmt w:val="bullet"/>
      <w:lvlText w:val=""/>
      <w:lvlJc w:val="left"/>
      <w:pPr>
        <w:ind w:left="7188" w:hanging="360"/>
      </w:pPr>
      <w:rPr>
        <w:rFonts w:ascii="Wingdings" w:hAnsi="Wingdings" w:hint="default"/>
      </w:rPr>
    </w:lvl>
  </w:abstractNum>
  <w:abstractNum w:abstractNumId="4" w15:restartNumberingAfterBreak="0">
    <w:nsid w:val="27F77A81"/>
    <w:multiLevelType w:val="multilevel"/>
    <w:tmpl w:val="02CA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8398F"/>
    <w:multiLevelType w:val="hybridMultilevel"/>
    <w:tmpl w:val="BC7C84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EE3A051"/>
    <w:multiLevelType w:val="hybridMultilevel"/>
    <w:tmpl w:val="DD22E924"/>
    <w:lvl w:ilvl="0" w:tplc="99F03C08">
      <w:start w:val="1"/>
      <w:numFmt w:val="decimal"/>
      <w:lvlText w:val="%1."/>
      <w:lvlJc w:val="left"/>
      <w:pPr>
        <w:ind w:left="720" w:hanging="360"/>
      </w:pPr>
    </w:lvl>
    <w:lvl w:ilvl="1" w:tplc="54CA362C">
      <w:start w:val="1"/>
      <w:numFmt w:val="lowerLetter"/>
      <w:lvlText w:val="%2."/>
      <w:lvlJc w:val="left"/>
      <w:pPr>
        <w:ind w:left="1440" w:hanging="360"/>
      </w:pPr>
    </w:lvl>
    <w:lvl w:ilvl="2" w:tplc="9E9C5D5C">
      <w:start w:val="1"/>
      <w:numFmt w:val="lowerRoman"/>
      <w:lvlText w:val="%3."/>
      <w:lvlJc w:val="right"/>
      <w:pPr>
        <w:ind w:left="2160" w:hanging="180"/>
      </w:pPr>
    </w:lvl>
    <w:lvl w:ilvl="3" w:tplc="06287586">
      <w:start w:val="1"/>
      <w:numFmt w:val="decimal"/>
      <w:lvlText w:val="%4."/>
      <w:lvlJc w:val="left"/>
      <w:pPr>
        <w:ind w:left="2880" w:hanging="360"/>
      </w:pPr>
    </w:lvl>
    <w:lvl w:ilvl="4" w:tplc="13923AD6">
      <w:start w:val="1"/>
      <w:numFmt w:val="lowerLetter"/>
      <w:lvlText w:val="%5."/>
      <w:lvlJc w:val="left"/>
      <w:pPr>
        <w:ind w:left="3600" w:hanging="360"/>
      </w:pPr>
    </w:lvl>
    <w:lvl w:ilvl="5" w:tplc="A9BAD570">
      <w:start w:val="1"/>
      <w:numFmt w:val="lowerRoman"/>
      <w:lvlText w:val="%6."/>
      <w:lvlJc w:val="right"/>
      <w:pPr>
        <w:ind w:left="4320" w:hanging="180"/>
      </w:pPr>
    </w:lvl>
    <w:lvl w:ilvl="6" w:tplc="ADF2CEFC">
      <w:start w:val="1"/>
      <w:numFmt w:val="decimal"/>
      <w:lvlText w:val="%7."/>
      <w:lvlJc w:val="left"/>
      <w:pPr>
        <w:ind w:left="5040" w:hanging="360"/>
      </w:pPr>
    </w:lvl>
    <w:lvl w:ilvl="7" w:tplc="402EB02C">
      <w:start w:val="1"/>
      <w:numFmt w:val="lowerLetter"/>
      <w:lvlText w:val="%8."/>
      <w:lvlJc w:val="left"/>
      <w:pPr>
        <w:ind w:left="5760" w:hanging="360"/>
      </w:pPr>
    </w:lvl>
    <w:lvl w:ilvl="8" w:tplc="F440C17A">
      <w:start w:val="1"/>
      <w:numFmt w:val="lowerRoman"/>
      <w:lvlText w:val="%9."/>
      <w:lvlJc w:val="right"/>
      <w:pPr>
        <w:ind w:left="6480" w:hanging="180"/>
      </w:pPr>
    </w:lvl>
  </w:abstractNum>
  <w:abstractNum w:abstractNumId="7" w15:restartNumberingAfterBreak="0">
    <w:nsid w:val="46626AE3"/>
    <w:multiLevelType w:val="multilevel"/>
    <w:tmpl w:val="8D849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B51E10"/>
    <w:multiLevelType w:val="hybridMultilevel"/>
    <w:tmpl w:val="1530447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4A350ABB"/>
    <w:multiLevelType w:val="multilevel"/>
    <w:tmpl w:val="BEEE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8535F6"/>
    <w:multiLevelType w:val="hybridMultilevel"/>
    <w:tmpl w:val="55CCD712"/>
    <w:lvl w:ilvl="0" w:tplc="582275FC">
      <w:start w:val="1"/>
      <w:numFmt w:val="lowerLetter"/>
      <w:lvlText w:val="%1."/>
      <w:lvlJc w:val="left"/>
      <w:pPr>
        <w:ind w:left="720" w:hanging="360"/>
      </w:pPr>
    </w:lvl>
    <w:lvl w:ilvl="1" w:tplc="C9A65EEE">
      <w:start w:val="1"/>
      <w:numFmt w:val="lowerLetter"/>
      <w:lvlText w:val="%2."/>
      <w:lvlJc w:val="left"/>
      <w:pPr>
        <w:ind w:left="1440" w:hanging="360"/>
      </w:pPr>
    </w:lvl>
    <w:lvl w:ilvl="2" w:tplc="2968EE5C">
      <w:start w:val="1"/>
      <w:numFmt w:val="lowerRoman"/>
      <w:lvlText w:val="%3."/>
      <w:lvlJc w:val="right"/>
      <w:pPr>
        <w:ind w:left="2160" w:hanging="180"/>
      </w:pPr>
    </w:lvl>
    <w:lvl w:ilvl="3" w:tplc="F54E5164">
      <w:start w:val="1"/>
      <w:numFmt w:val="decimal"/>
      <w:lvlText w:val="%4."/>
      <w:lvlJc w:val="left"/>
      <w:pPr>
        <w:ind w:left="2880" w:hanging="360"/>
      </w:pPr>
    </w:lvl>
    <w:lvl w:ilvl="4" w:tplc="EA44B412">
      <w:start w:val="1"/>
      <w:numFmt w:val="lowerLetter"/>
      <w:lvlText w:val="%5."/>
      <w:lvlJc w:val="left"/>
      <w:pPr>
        <w:ind w:left="3600" w:hanging="360"/>
      </w:pPr>
    </w:lvl>
    <w:lvl w:ilvl="5" w:tplc="A1D4F190">
      <w:start w:val="1"/>
      <w:numFmt w:val="lowerRoman"/>
      <w:lvlText w:val="%6."/>
      <w:lvlJc w:val="right"/>
      <w:pPr>
        <w:ind w:left="4320" w:hanging="180"/>
      </w:pPr>
    </w:lvl>
    <w:lvl w:ilvl="6" w:tplc="D44CDD7C">
      <w:start w:val="1"/>
      <w:numFmt w:val="decimal"/>
      <w:lvlText w:val="%7."/>
      <w:lvlJc w:val="left"/>
      <w:pPr>
        <w:ind w:left="5040" w:hanging="360"/>
      </w:pPr>
    </w:lvl>
    <w:lvl w:ilvl="7" w:tplc="58AE8FAA">
      <w:start w:val="1"/>
      <w:numFmt w:val="lowerLetter"/>
      <w:lvlText w:val="%8."/>
      <w:lvlJc w:val="left"/>
      <w:pPr>
        <w:ind w:left="5760" w:hanging="360"/>
      </w:pPr>
    </w:lvl>
    <w:lvl w:ilvl="8" w:tplc="06287F2C">
      <w:start w:val="1"/>
      <w:numFmt w:val="lowerRoman"/>
      <w:lvlText w:val="%9."/>
      <w:lvlJc w:val="right"/>
      <w:pPr>
        <w:ind w:left="6480" w:hanging="180"/>
      </w:pPr>
    </w:lvl>
  </w:abstractNum>
  <w:abstractNum w:abstractNumId="11" w15:restartNumberingAfterBreak="0">
    <w:nsid w:val="5BF05E01"/>
    <w:multiLevelType w:val="multilevel"/>
    <w:tmpl w:val="10D4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1D69AF"/>
    <w:multiLevelType w:val="hybridMultilevel"/>
    <w:tmpl w:val="DAE63D1C"/>
    <w:lvl w:ilvl="0" w:tplc="C8EC7F58">
      <w:start w:val="1"/>
      <w:numFmt w:val="lowerLetter"/>
      <w:lvlText w:val="%1."/>
      <w:lvlJc w:val="left"/>
      <w:pPr>
        <w:ind w:left="1068" w:hanging="360"/>
      </w:pPr>
    </w:lvl>
    <w:lvl w:ilvl="1" w:tplc="C8B44918">
      <w:start w:val="1"/>
      <w:numFmt w:val="lowerLetter"/>
      <w:lvlText w:val="%2."/>
      <w:lvlJc w:val="left"/>
      <w:pPr>
        <w:ind w:left="1788" w:hanging="360"/>
      </w:pPr>
    </w:lvl>
    <w:lvl w:ilvl="2" w:tplc="7FF699F6">
      <w:start w:val="1"/>
      <w:numFmt w:val="lowerRoman"/>
      <w:lvlText w:val="%3."/>
      <w:lvlJc w:val="right"/>
      <w:pPr>
        <w:ind w:left="2508" w:hanging="180"/>
      </w:pPr>
    </w:lvl>
    <w:lvl w:ilvl="3" w:tplc="F544D7CA">
      <w:start w:val="1"/>
      <w:numFmt w:val="decimal"/>
      <w:lvlText w:val="%4."/>
      <w:lvlJc w:val="left"/>
      <w:pPr>
        <w:ind w:left="3228" w:hanging="360"/>
      </w:pPr>
    </w:lvl>
    <w:lvl w:ilvl="4" w:tplc="215078E2">
      <w:start w:val="1"/>
      <w:numFmt w:val="lowerLetter"/>
      <w:lvlText w:val="%5."/>
      <w:lvlJc w:val="left"/>
      <w:pPr>
        <w:ind w:left="3948" w:hanging="360"/>
      </w:pPr>
    </w:lvl>
    <w:lvl w:ilvl="5" w:tplc="FC04E208">
      <w:start w:val="1"/>
      <w:numFmt w:val="lowerRoman"/>
      <w:lvlText w:val="%6."/>
      <w:lvlJc w:val="right"/>
      <w:pPr>
        <w:ind w:left="4668" w:hanging="180"/>
      </w:pPr>
    </w:lvl>
    <w:lvl w:ilvl="6" w:tplc="CB762488">
      <w:start w:val="1"/>
      <w:numFmt w:val="decimal"/>
      <w:lvlText w:val="%7."/>
      <w:lvlJc w:val="left"/>
      <w:pPr>
        <w:ind w:left="5388" w:hanging="360"/>
      </w:pPr>
    </w:lvl>
    <w:lvl w:ilvl="7" w:tplc="D8CECF48">
      <w:start w:val="1"/>
      <w:numFmt w:val="lowerLetter"/>
      <w:lvlText w:val="%8."/>
      <w:lvlJc w:val="left"/>
      <w:pPr>
        <w:ind w:left="6108" w:hanging="360"/>
      </w:pPr>
    </w:lvl>
    <w:lvl w:ilvl="8" w:tplc="B3B6FBC0">
      <w:start w:val="1"/>
      <w:numFmt w:val="lowerRoman"/>
      <w:lvlText w:val="%9."/>
      <w:lvlJc w:val="right"/>
      <w:pPr>
        <w:ind w:left="6828" w:hanging="180"/>
      </w:pPr>
    </w:lvl>
  </w:abstractNum>
  <w:abstractNum w:abstractNumId="13" w15:restartNumberingAfterBreak="0">
    <w:nsid w:val="5D92DE42"/>
    <w:multiLevelType w:val="hybridMultilevel"/>
    <w:tmpl w:val="4E50B2A4"/>
    <w:lvl w:ilvl="0" w:tplc="B32AF1E0">
      <w:start w:val="1"/>
      <w:numFmt w:val="lowerLetter"/>
      <w:lvlText w:val="%1."/>
      <w:lvlJc w:val="left"/>
      <w:pPr>
        <w:ind w:left="1068" w:hanging="360"/>
      </w:pPr>
    </w:lvl>
    <w:lvl w:ilvl="1" w:tplc="E83E2836">
      <w:start w:val="1"/>
      <w:numFmt w:val="lowerLetter"/>
      <w:lvlText w:val="%2."/>
      <w:lvlJc w:val="left"/>
      <w:pPr>
        <w:ind w:left="1788" w:hanging="360"/>
      </w:pPr>
    </w:lvl>
    <w:lvl w:ilvl="2" w:tplc="17DCB4F2">
      <w:start w:val="1"/>
      <w:numFmt w:val="lowerRoman"/>
      <w:lvlText w:val="%3."/>
      <w:lvlJc w:val="right"/>
      <w:pPr>
        <w:ind w:left="2508" w:hanging="180"/>
      </w:pPr>
    </w:lvl>
    <w:lvl w:ilvl="3" w:tplc="1F1A9664">
      <w:start w:val="1"/>
      <w:numFmt w:val="decimal"/>
      <w:lvlText w:val="%4."/>
      <w:lvlJc w:val="left"/>
      <w:pPr>
        <w:ind w:left="3228" w:hanging="360"/>
      </w:pPr>
    </w:lvl>
    <w:lvl w:ilvl="4" w:tplc="173249B0">
      <w:start w:val="1"/>
      <w:numFmt w:val="lowerLetter"/>
      <w:lvlText w:val="%5."/>
      <w:lvlJc w:val="left"/>
      <w:pPr>
        <w:ind w:left="3948" w:hanging="360"/>
      </w:pPr>
    </w:lvl>
    <w:lvl w:ilvl="5" w:tplc="45B6A312">
      <w:start w:val="1"/>
      <w:numFmt w:val="lowerRoman"/>
      <w:lvlText w:val="%6."/>
      <w:lvlJc w:val="right"/>
      <w:pPr>
        <w:ind w:left="4668" w:hanging="180"/>
      </w:pPr>
    </w:lvl>
    <w:lvl w:ilvl="6" w:tplc="918C1C9A">
      <w:start w:val="1"/>
      <w:numFmt w:val="decimal"/>
      <w:lvlText w:val="%7."/>
      <w:lvlJc w:val="left"/>
      <w:pPr>
        <w:ind w:left="5388" w:hanging="360"/>
      </w:pPr>
    </w:lvl>
    <w:lvl w:ilvl="7" w:tplc="AB2094D2">
      <w:start w:val="1"/>
      <w:numFmt w:val="lowerLetter"/>
      <w:lvlText w:val="%8."/>
      <w:lvlJc w:val="left"/>
      <w:pPr>
        <w:ind w:left="6108" w:hanging="360"/>
      </w:pPr>
    </w:lvl>
    <w:lvl w:ilvl="8" w:tplc="B2C22C12">
      <w:start w:val="1"/>
      <w:numFmt w:val="lowerRoman"/>
      <w:lvlText w:val="%9."/>
      <w:lvlJc w:val="right"/>
      <w:pPr>
        <w:ind w:left="6828" w:hanging="180"/>
      </w:pPr>
    </w:lvl>
  </w:abstractNum>
  <w:abstractNum w:abstractNumId="14" w15:restartNumberingAfterBreak="0">
    <w:nsid w:val="6EE93DEB"/>
    <w:multiLevelType w:val="multilevel"/>
    <w:tmpl w:val="38C6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4D9B97"/>
    <w:multiLevelType w:val="hybridMultilevel"/>
    <w:tmpl w:val="23FCC8A8"/>
    <w:lvl w:ilvl="0" w:tplc="563230D6">
      <w:start w:val="1"/>
      <w:numFmt w:val="decimal"/>
      <w:lvlText w:val="%1."/>
      <w:lvlJc w:val="left"/>
      <w:pPr>
        <w:ind w:left="720" w:hanging="360"/>
      </w:pPr>
    </w:lvl>
    <w:lvl w:ilvl="1" w:tplc="F874130C">
      <w:start w:val="1"/>
      <w:numFmt w:val="lowerLetter"/>
      <w:lvlText w:val="%2."/>
      <w:lvlJc w:val="left"/>
      <w:pPr>
        <w:ind w:left="1440" w:hanging="360"/>
      </w:pPr>
    </w:lvl>
    <w:lvl w:ilvl="2" w:tplc="F5A66806">
      <w:start w:val="1"/>
      <w:numFmt w:val="lowerRoman"/>
      <w:lvlText w:val="%3."/>
      <w:lvlJc w:val="right"/>
      <w:pPr>
        <w:ind w:left="2160" w:hanging="180"/>
      </w:pPr>
    </w:lvl>
    <w:lvl w:ilvl="3" w:tplc="1D8E4C10">
      <w:start w:val="1"/>
      <w:numFmt w:val="decimal"/>
      <w:lvlText w:val="%4."/>
      <w:lvlJc w:val="left"/>
      <w:pPr>
        <w:ind w:left="2880" w:hanging="360"/>
      </w:pPr>
    </w:lvl>
    <w:lvl w:ilvl="4" w:tplc="73CA9338">
      <w:start w:val="1"/>
      <w:numFmt w:val="lowerLetter"/>
      <w:lvlText w:val="%5."/>
      <w:lvlJc w:val="left"/>
      <w:pPr>
        <w:ind w:left="3600" w:hanging="360"/>
      </w:pPr>
    </w:lvl>
    <w:lvl w:ilvl="5" w:tplc="75F0F5C2">
      <w:start w:val="1"/>
      <w:numFmt w:val="lowerRoman"/>
      <w:lvlText w:val="%6."/>
      <w:lvlJc w:val="right"/>
      <w:pPr>
        <w:ind w:left="4320" w:hanging="180"/>
      </w:pPr>
    </w:lvl>
    <w:lvl w:ilvl="6" w:tplc="A4C82508">
      <w:start w:val="1"/>
      <w:numFmt w:val="decimal"/>
      <w:lvlText w:val="%7."/>
      <w:lvlJc w:val="left"/>
      <w:pPr>
        <w:ind w:left="5040" w:hanging="360"/>
      </w:pPr>
    </w:lvl>
    <w:lvl w:ilvl="7" w:tplc="F7645958">
      <w:start w:val="1"/>
      <w:numFmt w:val="lowerLetter"/>
      <w:lvlText w:val="%8."/>
      <w:lvlJc w:val="left"/>
      <w:pPr>
        <w:ind w:left="5760" w:hanging="360"/>
      </w:pPr>
    </w:lvl>
    <w:lvl w:ilvl="8" w:tplc="0ED4621A">
      <w:start w:val="1"/>
      <w:numFmt w:val="lowerRoman"/>
      <w:lvlText w:val="%9."/>
      <w:lvlJc w:val="right"/>
      <w:pPr>
        <w:ind w:left="6480" w:hanging="180"/>
      </w:pPr>
    </w:lvl>
  </w:abstractNum>
  <w:abstractNum w:abstractNumId="16" w15:restartNumberingAfterBreak="0">
    <w:nsid w:val="7FD27F22"/>
    <w:multiLevelType w:val="multilevel"/>
    <w:tmpl w:val="24C0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2"/>
  </w:num>
  <w:num w:numId="3">
    <w:abstractNumId w:val="13"/>
  </w:num>
  <w:num w:numId="4">
    <w:abstractNumId w:val="6"/>
  </w:num>
  <w:num w:numId="5">
    <w:abstractNumId w:val="15"/>
  </w:num>
  <w:num w:numId="6">
    <w:abstractNumId w:val="11"/>
  </w:num>
  <w:num w:numId="7">
    <w:abstractNumId w:val="4"/>
  </w:num>
  <w:num w:numId="8">
    <w:abstractNumId w:val="16"/>
  </w:num>
  <w:num w:numId="9">
    <w:abstractNumId w:val="2"/>
  </w:num>
  <w:num w:numId="10">
    <w:abstractNumId w:val="1"/>
  </w:num>
  <w:num w:numId="11">
    <w:abstractNumId w:val="7"/>
  </w:num>
  <w:num w:numId="12">
    <w:abstractNumId w:val="14"/>
  </w:num>
  <w:num w:numId="13">
    <w:abstractNumId w:val="9"/>
  </w:num>
  <w:num w:numId="14">
    <w:abstractNumId w:val="8"/>
  </w:num>
  <w:num w:numId="15">
    <w:abstractNumId w:val="3"/>
  </w:num>
  <w:num w:numId="16">
    <w:abstractNumId w:val="5"/>
  </w:num>
  <w:num w:numId="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Usuário Convidado">
    <w15:presenceInfo w15:providerId="AD" w15:userId="S::urn:spo:tenantanon#ffc104c3-c3d7-4ded-bc30-4dbd3c7722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A45"/>
    <w:rsid w:val="00005F56"/>
    <w:rsid w:val="000077A1"/>
    <w:rsid w:val="0002119B"/>
    <w:rsid w:val="00027497"/>
    <w:rsid w:val="000302CB"/>
    <w:rsid w:val="000813E2"/>
    <w:rsid w:val="000A1668"/>
    <w:rsid w:val="000A55FB"/>
    <w:rsid w:val="000B1E2E"/>
    <w:rsid w:val="000D148D"/>
    <w:rsid w:val="000D47ED"/>
    <w:rsid w:val="000E1D94"/>
    <w:rsid w:val="000F4FD4"/>
    <w:rsid w:val="00102D72"/>
    <w:rsid w:val="001127FA"/>
    <w:rsid w:val="00116BE0"/>
    <w:rsid w:val="001608E0"/>
    <w:rsid w:val="00175A23"/>
    <w:rsid w:val="00176778"/>
    <w:rsid w:val="00181015"/>
    <w:rsid w:val="00195887"/>
    <w:rsid w:val="0019593D"/>
    <w:rsid w:val="001B15CA"/>
    <w:rsid w:val="001D0B90"/>
    <w:rsid w:val="001F11F3"/>
    <w:rsid w:val="00201C5A"/>
    <w:rsid w:val="002143C6"/>
    <w:rsid w:val="002B5040"/>
    <w:rsid w:val="002B774A"/>
    <w:rsid w:val="002C4A0B"/>
    <w:rsid w:val="002D21ED"/>
    <w:rsid w:val="002E460A"/>
    <w:rsid w:val="00307C1A"/>
    <w:rsid w:val="003174EC"/>
    <w:rsid w:val="00334DCF"/>
    <w:rsid w:val="00343988"/>
    <w:rsid w:val="003B028A"/>
    <w:rsid w:val="003D35B2"/>
    <w:rsid w:val="003F0C6B"/>
    <w:rsid w:val="003F7913"/>
    <w:rsid w:val="00402910"/>
    <w:rsid w:val="00420129"/>
    <w:rsid w:val="004266F4"/>
    <w:rsid w:val="004315C6"/>
    <w:rsid w:val="00444329"/>
    <w:rsid w:val="0045152D"/>
    <w:rsid w:val="0046248A"/>
    <w:rsid w:val="00463A45"/>
    <w:rsid w:val="00480D04"/>
    <w:rsid w:val="004B01A1"/>
    <w:rsid w:val="004B2663"/>
    <w:rsid w:val="004C30D5"/>
    <w:rsid w:val="004C6536"/>
    <w:rsid w:val="004D1F08"/>
    <w:rsid w:val="004E2C73"/>
    <w:rsid w:val="004E3AE0"/>
    <w:rsid w:val="00504104"/>
    <w:rsid w:val="005042A9"/>
    <w:rsid w:val="00511AF3"/>
    <w:rsid w:val="005162DA"/>
    <w:rsid w:val="00522A70"/>
    <w:rsid w:val="005A29FF"/>
    <w:rsid w:val="005B1E4B"/>
    <w:rsid w:val="005C4A5D"/>
    <w:rsid w:val="00606D8C"/>
    <w:rsid w:val="00643108"/>
    <w:rsid w:val="00644DED"/>
    <w:rsid w:val="00664D8D"/>
    <w:rsid w:val="0067224E"/>
    <w:rsid w:val="00673D73"/>
    <w:rsid w:val="00674504"/>
    <w:rsid w:val="00683CC3"/>
    <w:rsid w:val="00692FA5"/>
    <w:rsid w:val="0069392B"/>
    <w:rsid w:val="0069737D"/>
    <w:rsid w:val="006A1CE3"/>
    <w:rsid w:val="006A2F1C"/>
    <w:rsid w:val="006C4E90"/>
    <w:rsid w:val="00712C71"/>
    <w:rsid w:val="00734886"/>
    <w:rsid w:val="00744BE2"/>
    <w:rsid w:val="00770A96"/>
    <w:rsid w:val="007A5D12"/>
    <w:rsid w:val="007E5D64"/>
    <w:rsid w:val="00881732"/>
    <w:rsid w:val="008F65B7"/>
    <w:rsid w:val="0090648F"/>
    <w:rsid w:val="00914A3F"/>
    <w:rsid w:val="00922E89"/>
    <w:rsid w:val="00923552"/>
    <w:rsid w:val="00952130"/>
    <w:rsid w:val="0098031E"/>
    <w:rsid w:val="009836B9"/>
    <w:rsid w:val="00990075"/>
    <w:rsid w:val="00995D00"/>
    <w:rsid w:val="009B3AA9"/>
    <w:rsid w:val="009B47CF"/>
    <w:rsid w:val="009B605D"/>
    <w:rsid w:val="009C7CF3"/>
    <w:rsid w:val="009D6EB2"/>
    <w:rsid w:val="009F7977"/>
    <w:rsid w:val="00A2537F"/>
    <w:rsid w:val="00A273B8"/>
    <w:rsid w:val="00A44EC6"/>
    <w:rsid w:val="00A670A4"/>
    <w:rsid w:val="00A75EE0"/>
    <w:rsid w:val="00A91220"/>
    <w:rsid w:val="00AB2943"/>
    <w:rsid w:val="00AC3238"/>
    <w:rsid w:val="00AD4C29"/>
    <w:rsid w:val="00AF2162"/>
    <w:rsid w:val="00B00804"/>
    <w:rsid w:val="00B11D5E"/>
    <w:rsid w:val="00B508F1"/>
    <w:rsid w:val="00B644E6"/>
    <w:rsid w:val="00B83A41"/>
    <w:rsid w:val="00BA217E"/>
    <w:rsid w:val="00BE766F"/>
    <w:rsid w:val="00BF4E1E"/>
    <w:rsid w:val="00C25A0B"/>
    <w:rsid w:val="00C639CE"/>
    <w:rsid w:val="00C662F2"/>
    <w:rsid w:val="00C664D3"/>
    <w:rsid w:val="00C74450"/>
    <w:rsid w:val="00C922DD"/>
    <w:rsid w:val="00CE03A4"/>
    <w:rsid w:val="00CE6F78"/>
    <w:rsid w:val="00D0076D"/>
    <w:rsid w:val="00D04EB1"/>
    <w:rsid w:val="00D30677"/>
    <w:rsid w:val="00D537D9"/>
    <w:rsid w:val="00D6507B"/>
    <w:rsid w:val="00D87B77"/>
    <w:rsid w:val="00D93028"/>
    <w:rsid w:val="00DA2F1F"/>
    <w:rsid w:val="00DA3530"/>
    <w:rsid w:val="00DD25D8"/>
    <w:rsid w:val="00E232C2"/>
    <w:rsid w:val="00E25B7D"/>
    <w:rsid w:val="00E5054F"/>
    <w:rsid w:val="00E64C43"/>
    <w:rsid w:val="00ED6108"/>
    <w:rsid w:val="00EF186A"/>
    <w:rsid w:val="00F039EA"/>
    <w:rsid w:val="00F223B1"/>
    <w:rsid w:val="00F428AA"/>
    <w:rsid w:val="00F44A05"/>
    <w:rsid w:val="00F478AE"/>
    <w:rsid w:val="00F60202"/>
    <w:rsid w:val="00F65EF2"/>
    <w:rsid w:val="00F74CAD"/>
    <w:rsid w:val="00F81716"/>
    <w:rsid w:val="00F834B1"/>
    <w:rsid w:val="00F84E52"/>
    <w:rsid w:val="00FA021E"/>
    <w:rsid w:val="00FA3538"/>
    <w:rsid w:val="00FA353F"/>
    <w:rsid w:val="00FA3842"/>
    <w:rsid w:val="00FB3B07"/>
    <w:rsid w:val="00FC1AD3"/>
    <w:rsid w:val="00FC79B6"/>
    <w:rsid w:val="00FE04A5"/>
    <w:rsid w:val="00FE0EB8"/>
    <w:rsid w:val="027673C6"/>
    <w:rsid w:val="03C91EB9"/>
    <w:rsid w:val="03E21E00"/>
    <w:rsid w:val="050338DC"/>
    <w:rsid w:val="05FD3558"/>
    <w:rsid w:val="06E425F3"/>
    <w:rsid w:val="06F37059"/>
    <w:rsid w:val="07193770"/>
    <w:rsid w:val="0A678425"/>
    <w:rsid w:val="0BDF4AB9"/>
    <w:rsid w:val="0BF8B3A8"/>
    <w:rsid w:val="0DC2DA20"/>
    <w:rsid w:val="1362A14C"/>
    <w:rsid w:val="13FC6B3A"/>
    <w:rsid w:val="14766AD8"/>
    <w:rsid w:val="168E071A"/>
    <w:rsid w:val="16DE983C"/>
    <w:rsid w:val="16EA1C94"/>
    <w:rsid w:val="182313D7"/>
    <w:rsid w:val="1931A04F"/>
    <w:rsid w:val="1A35B409"/>
    <w:rsid w:val="1BD768CC"/>
    <w:rsid w:val="2181CF0F"/>
    <w:rsid w:val="21D86F80"/>
    <w:rsid w:val="2302DF34"/>
    <w:rsid w:val="255604E4"/>
    <w:rsid w:val="25B167B5"/>
    <w:rsid w:val="2775AFF3"/>
    <w:rsid w:val="277AC2FE"/>
    <w:rsid w:val="28D5C813"/>
    <w:rsid w:val="2A2F866A"/>
    <w:rsid w:val="2AD056B2"/>
    <w:rsid w:val="2AE92E9D"/>
    <w:rsid w:val="2BE8EC5A"/>
    <w:rsid w:val="2E1EAFA7"/>
    <w:rsid w:val="305668A1"/>
    <w:rsid w:val="32DAFA28"/>
    <w:rsid w:val="363257FF"/>
    <w:rsid w:val="36360BD4"/>
    <w:rsid w:val="3984FC21"/>
    <w:rsid w:val="3A7CAE55"/>
    <w:rsid w:val="3C2598CB"/>
    <w:rsid w:val="437C4399"/>
    <w:rsid w:val="439CF633"/>
    <w:rsid w:val="44699982"/>
    <w:rsid w:val="46CD5696"/>
    <w:rsid w:val="478C0E9B"/>
    <w:rsid w:val="4EBE57EF"/>
    <w:rsid w:val="4F251429"/>
    <w:rsid w:val="5255BF35"/>
    <w:rsid w:val="59089B6E"/>
    <w:rsid w:val="5B7EA92E"/>
    <w:rsid w:val="5B889DBB"/>
    <w:rsid w:val="5BC49CAC"/>
    <w:rsid w:val="5CB0AED1"/>
    <w:rsid w:val="6141859A"/>
    <w:rsid w:val="6529C429"/>
    <w:rsid w:val="6650E12B"/>
    <w:rsid w:val="67C0D421"/>
    <w:rsid w:val="6889BF2A"/>
    <w:rsid w:val="6B8A5EFA"/>
    <w:rsid w:val="6D8014CB"/>
    <w:rsid w:val="6E722700"/>
    <w:rsid w:val="6F2DBB77"/>
    <w:rsid w:val="7104B1DC"/>
    <w:rsid w:val="712D6396"/>
    <w:rsid w:val="71EF44EE"/>
    <w:rsid w:val="74193D45"/>
    <w:rsid w:val="79B20FFD"/>
    <w:rsid w:val="7FA6A23B"/>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34450"/>
  <w15:chartTrackingRefBased/>
  <w15:docId w15:val="{55479516-1F4D-4C51-B24E-3C9A5215A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3A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63A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63A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63A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63A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63A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3A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3A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3A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3A4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63A4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63A4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63A4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63A4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63A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3A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3A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3A45"/>
    <w:rPr>
      <w:rFonts w:eastAsiaTheme="majorEastAsia" w:cstheme="majorBidi"/>
      <w:color w:val="272727" w:themeColor="text1" w:themeTint="D8"/>
    </w:rPr>
  </w:style>
  <w:style w:type="paragraph" w:styleId="Ttulo">
    <w:name w:val="Title"/>
    <w:basedOn w:val="Normal"/>
    <w:next w:val="Normal"/>
    <w:link w:val="TtuloCar"/>
    <w:uiPriority w:val="10"/>
    <w:qFormat/>
    <w:rsid w:val="00463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3A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3A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3A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3A45"/>
    <w:pPr>
      <w:spacing w:before="160"/>
      <w:jc w:val="center"/>
    </w:pPr>
    <w:rPr>
      <w:i/>
      <w:iCs/>
      <w:color w:val="404040" w:themeColor="text1" w:themeTint="BF"/>
    </w:rPr>
  </w:style>
  <w:style w:type="character" w:customStyle="1" w:styleId="CitaCar">
    <w:name w:val="Cita Car"/>
    <w:basedOn w:val="Fuentedeprrafopredeter"/>
    <w:link w:val="Cita"/>
    <w:uiPriority w:val="29"/>
    <w:rsid w:val="00463A45"/>
    <w:rPr>
      <w:i/>
      <w:iCs/>
      <w:color w:val="404040" w:themeColor="text1" w:themeTint="BF"/>
    </w:rPr>
  </w:style>
  <w:style w:type="paragraph" w:styleId="Prrafodelista">
    <w:name w:val="List Paragraph"/>
    <w:basedOn w:val="Normal"/>
    <w:uiPriority w:val="34"/>
    <w:qFormat/>
    <w:rsid w:val="00463A45"/>
    <w:pPr>
      <w:ind w:left="720"/>
      <w:contextualSpacing/>
    </w:pPr>
  </w:style>
  <w:style w:type="character" w:styleId="nfasisintenso">
    <w:name w:val="Intense Emphasis"/>
    <w:basedOn w:val="Fuentedeprrafopredeter"/>
    <w:uiPriority w:val="21"/>
    <w:qFormat/>
    <w:rsid w:val="00463A45"/>
    <w:rPr>
      <w:i/>
      <w:iCs/>
      <w:color w:val="0F4761" w:themeColor="accent1" w:themeShade="BF"/>
    </w:rPr>
  </w:style>
  <w:style w:type="paragraph" w:styleId="Citadestacada">
    <w:name w:val="Intense Quote"/>
    <w:basedOn w:val="Normal"/>
    <w:next w:val="Normal"/>
    <w:link w:val="CitadestacadaCar"/>
    <w:uiPriority w:val="30"/>
    <w:qFormat/>
    <w:rsid w:val="00463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63A45"/>
    <w:rPr>
      <w:i/>
      <w:iCs/>
      <w:color w:val="0F4761" w:themeColor="accent1" w:themeShade="BF"/>
    </w:rPr>
  </w:style>
  <w:style w:type="character" w:styleId="Referenciaintensa">
    <w:name w:val="Intense Reference"/>
    <w:basedOn w:val="Fuentedeprrafopredeter"/>
    <w:uiPriority w:val="32"/>
    <w:qFormat/>
    <w:rsid w:val="00463A45"/>
    <w:rPr>
      <w:b/>
      <w:bCs/>
      <w:smallCaps/>
      <w:color w:val="0F4761" w:themeColor="accent1" w:themeShade="BF"/>
      <w:spacing w:val="5"/>
    </w:rPr>
  </w:style>
  <w:style w:type="table" w:styleId="Tablaconcuadrcula">
    <w:name w:val="Table Grid"/>
    <w:basedOn w:val="Tablanormal"/>
    <w:uiPriority w:val="39"/>
    <w:rsid w:val="00AB29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1608E0"/>
    <w:rPr>
      <w:sz w:val="16"/>
      <w:szCs w:val="16"/>
    </w:rPr>
  </w:style>
  <w:style w:type="paragraph" w:styleId="Textocomentario">
    <w:name w:val="annotation text"/>
    <w:basedOn w:val="Normal"/>
    <w:link w:val="TextocomentarioCar"/>
    <w:uiPriority w:val="99"/>
    <w:unhideWhenUsed/>
    <w:rsid w:val="001608E0"/>
    <w:pPr>
      <w:spacing w:line="240" w:lineRule="auto"/>
    </w:pPr>
    <w:rPr>
      <w:sz w:val="20"/>
      <w:szCs w:val="20"/>
    </w:rPr>
  </w:style>
  <w:style w:type="character" w:customStyle="1" w:styleId="TextocomentarioCar">
    <w:name w:val="Texto comentario Car"/>
    <w:basedOn w:val="Fuentedeprrafopredeter"/>
    <w:link w:val="Textocomentario"/>
    <w:uiPriority w:val="99"/>
    <w:rsid w:val="001608E0"/>
    <w:rPr>
      <w:sz w:val="20"/>
      <w:szCs w:val="20"/>
    </w:rPr>
  </w:style>
  <w:style w:type="paragraph" w:styleId="Asuntodelcomentario">
    <w:name w:val="annotation subject"/>
    <w:basedOn w:val="Textocomentario"/>
    <w:next w:val="Textocomentario"/>
    <w:link w:val="AsuntodelcomentarioCar"/>
    <w:uiPriority w:val="99"/>
    <w:semiHidden/>
    <w:unhideWhenUsed/>
    <w:rsid w:val="001608E0"/>
    <w:rPr>
      <w:b/>
      <w:bCs/>
    </w:rPr>
  </w:style>
  <w:style w:type="character" w:customStyle="1" w:styleId="AsuntodelcomentarioCar">
    <w:name w:val="Asunto del comentario Car"/>
    <w:basedOn w:val="TextocomentarioCar"/>
    <w:link w:val="Asuntodelcomentario"/>
    <w:uiPriority w:val="99"/>
    <w:semiHidden/>
    <w:rsid w:val="001608E0"/>
    <w:rPr>
      <w:b/>
      <w:bCs/>
      <w:sz w:val="20"/>
      <w:szCs w:val="20"/>
    </w:rPr>
  </w:style>
  <w:style w:type="paragraph" w:styleId="Encabezado">
    <w:name w:val="header"/>
    <w:basedOn w:val="Normal"/>
    <w:uiPriority w:val="99"/>
    <w:unhideWhenUsed/>
    <w:rsid w:val="255604E4"/>
    <w:pPr>
      <w:tabs>
        <w:tab w:val="center" w:pos="4680"/>
        <w:tab w:val="right" w:pos="9360"/>
      </w:tabs>
      <w:spacing w:after="0" w:line="240" w:lineRule="auto"/>
    </w:pPr>
  </w:style>
  <w:style w:type="paragraph" w:styleId="Piedepgina">
    <w:name w:val="footer"/>
    <w:basedOn w:val="Normal"/>
    <w:uiPriority w:val="99"/>
    <w:unhideWhenUsed/>
    <w:rsid w:val="255604E4"/>
    <w:pPr>
      <w:tabs>
        <w:tab w:val="center" w:pos="4680"/>
        <w:tab w:val="right" w:pos="9360"/>
      </w:tabs>
      <w:spacing w:after="0" w:line="240" w:lineRule="auto"/>
    </w:pPr>
  </w:style>
  <w:style w:type="paragraph" w:styleId="Sinespaciado">
    <w:name w:val="No Spacing"/>
    <w:uiPriority w:val="1"/>
    <w:qFormat/>
    <w:rsid w:val="000F4FD4"/>
    <w:pPr>
      <w:spacing w:after="0" w:line="240" w:lineRule="auto"/>
    </w:pPr>
  </w:style>
  <w:style w:type="paragraph" w:styleId="Revisin">
    <w:name w:val="Revision"/>
    <w:hidden/>
    <w:uiPriority w:val="99"/>
    <w:semiHidden/>
    <w:rsid w:val="00683CC3"/>
    <w:pPr>
      <w:spacing w:after="0" w:line="240" w:lineRule="auto"/>
    </w:pPr>
  </w:style>
  <w:style w:type="character" w:styleId="Hipervnculo">
    <w:name w:val="Hyperlink"/>
    <w:basedOn w:val="Fuentedeprrafopredeter"/>
    <w:uiPriority w:val="99"/>
    <w:unhideWhenUsed/>
    <w:rsid w:val="2AD056B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685688">
      <w:bodyDiv w:val="1"/>
      <w:marLeft w:val="0"/>
      <w:marRight w:val="0"/>
      <w:marTop w:val="0"/>
      <w:marBottom w:val="0"/>
      <w:divBdr>
        <w:top w:val="none" w:sz="0" w:space="0" w:color="auto"/>
        <w:left w:val="none" w:sz="0" w:space="0" w:color="auto"/>
        <w:bottom w:val="none" w:sz="0" w:space="0" w:color="auto"/>
        <w:right w:val="none" w:sz="0" w:space="0" w:color="auto"/>
      </w:divBdr>
    </w:div>
    <w:div w:id="531266268">
      <w:bodyDiv w:val="1"/>
      <w:marLeft w:val="0"/>
      <w:marRight w:val="0"/>
      <w:marTop w:val="0"/>
      <w:marBottom w:val="0"/>
      <w:divBdr>
        <w:top w:val="none" w:sz="0" w:space="0" w:color="auto"/>
        <w:left w:val="none" w:sz="0" w:space="0" w:color="auto"/>
        <w:bottom w:val="none" w:sz="0" w:space="0" w:color="auto"/>
        <w:right w:val="none" w:sz="0" w:space="0" w:color="auto"/>
      </w:divBdr>
    </w:div>
    <w:div w:id="748695555">
      <w:bodyDiv w:val="1"/>
      <w:marLeft w:val="0"/>
      <w:marRight w:val="0"/>
      <w:marTop w:val="0"/>
      <w:marBottom w:val="0"/>
      <w:divBdr>
        <w:top w:val="none" w:sz="0" w:space="0" w:color="auto"/>
        <w:left w:val="none" w:sz="0" w:space="0" w:color="auto"/>
        <w:bottom w:val="none" w:sz="0" w:space="0" w:color="auto"/>
        <w:right w:val="none" w:sz="0" w:space="0" w:color="auto"/>
      </w:divBdr>
    </w:div>
    <w:div w:id="782575282">
      <w:bodyDiv w:val="1"/>
      <w:marLeft w:val="0"/>
      <w:marRight w:val="0"/>
      <w:marTop w:val="0"/>
      <w:marBottom w:val="0"/>
      <w:divBdr>
        <w:top w:val="none" w:sz="0" w:space="0" w:color="auto"/>
        <w:left w:val="none" w:sz="0" w:space="0" w:color="auto"/>
        <w:bottom w:val="none" w:sz="0" w:space="0" w:color="auto"/>
        <w:right w:val="none" w:sz="0" w:space="0" w:color="auto"/>
      </w:divBdr>
      <w:divsChild>
        <w:div w:id="499855761">
          <w:marLeft w:val="0"/>
          <w:marRight w:val="0"/>
          <w:marTop w:val="0"/>
          <w:marBottom w:val="0"/>
          <w:divBdr>
            <w:top w:val="none" w:sz="0" w:space="0" w:color="auto"/>
            <w:left w:val="none" w:sz="0" w:space="0" w:color="auto"/>
            <w:bottom w:val="none" w:sz="0" w:space="0" w:color="auto"/>
            <w:right w:val="none" w:sz="0" w:space="0" w:color="auto"/>
          </w:divBdr>
          <w:divsChild>
            <w:div w:id="66002056">
              <w:marLeft w:val="0"/>
              <w:marRight w:val="0"/>
              <w:marTop w:val="0"/>
              <w:marBottom w:val="0"/>
              <w:divBdr>
                <w:top w:val="none" w:sz="0" w:space="0" w:color="auto"/>
                <w:left w:val="none" w:sz="0" w:space="0" w:color="auto"/>
                <w:bottom w:val="none" w:sz="0" w:space="0" w:color="auto"/>
                <w:right w:val="none" w:sz="0" w:space="0" w:color="auto"/>
              </w:divBdr>
            </w:div>
          </w:divsChild>
        </w:div>
        <w:div w:id="668753606">
          <w:marLeft w:val="0"/>
          <w:marRight w:val="0"/>
          <w:marTop w:val="0"/>
          <w:marBottom w:val="0"/>
          <w:divBdr>
            <w:top w:val="none" w:sz="0" w:space="0" w:color="auto"/>
            <w:left w:val="none" w:sz="0" w:space="0" w:color="auto"/>
            <w:bottom w:val="none" w:sz="0" w:space="0" w:color="auto"/>
            <w:right w:val="none" w:sz="0" w:space="0" w:color="auto"/>
          </w:divBdr>
          <w:divsChild>
            <w:div w:id="134185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976563">
      <w:bodyDiv w:val="1"/>
      <w:marLeft w:val="0"/>
      <w:marRight w:val="0"/>
      <w:marTop w:val="0"/>
      <w:marBottom w:val="0"/>
      <w:divBdr>
        <w:top w:val="none" w:sz="0" w:space="0" w:color="auto"/>
        <w:left w:val="none" w:sz="0" w:space="0" w:color="auto"/>
        <w:bottom w:val="none" w:sz="0" w:space="0" w:color="auto"/>
        <w:right w:val="none" w:sz="0" w:space="0" w:color="auto"/>
      </w:divBdr>
    </w:div>
    <w:div w:id="1593976980">
      <w:bodyDiv w:val="1"/>
      <w:marLeft w:val="0"/>
      <w:marRight w:val="0"/>
      <w:marTop w:val="0"/>
      <w:marBottom w:val="0"/>
      <w:divBdr>
        <w:top w:val="none" w:sz="0" w:space="0" w:color="auto"/>
        <w:left w:val="none" w:sz="0" w:space="0" w:color="auto"/>
        <w:bottom w:val="none" w:sz="0" w:space="0" w:color="auto"/>
        <w:right w:val="none" w:sz="0" w:space="0" w:color="auto"/>
      </w:divBdr>
    </w:div>
    <w:div w:id="1665351295">
      <w:bodyDiv w:val="1"/>
      <w:marLeft w:val="0"/>
      <w:marRight w:val="0"/>
      <w:marTop w:val="0"/>
      <w:marBottom w:val="0"/>
      <w:divBdr>
        <w:top w:val="none" w:sz="0" w:space="0" w:color="auto"/>
        <w:left w:val="none" w:sz="0" w:space="0" w:color="auto"/>
        <w:bottom w:val="none" w:sz="0" w:space="0" w:color="auto"/>
        <w:right w:val="none" w:sz="0" w:space="0" w:color="auto"/>
      </w:divBdr>
      <w:divsChild>
        <w:div w:id="1396778379">
          <w:marLeft w:val="0"/>
          <w:marRight w:val="0"/>
          <w:marTop w:val="0"/>
          <w:marBottom w:val="0"/>
          <w:divBdr>
            <w:top w:val="none" w:sz="0" w:space="0" w:color="auto"/>
            <w:left w:val="none" w:sz="0" w:space="0" w:color="auto"/>
            <w:bottom w:val="none" w:sz="0" w:space="0" w:color="auto"/>
            <w:right w:val="none" w:sz="0" w:space="0" w:color="auto"/>
          </w:divBdr>
          <w:divsChild>
            <w:div w:id="1850409920">
              <w:marLeft w:val="0"/>
              <w:marRight w:val="0"/>
              <w:marTop w:val="0"/>
              <w:marBottom w:val="0"/>
              <w:divBdr>
                <w:top w:val="none" w:sz="0" w:space="0" w:color="auto"/>
                <w:left w:val="none" w:sz="0" w:space="0" w:color="auto"/>
                <w:bottom w:val="none" w:sz="0" w:space="0" w:color="auto"/>
                <w:right w:val="none" w:sz="0" w:space="0" w:color="auto"/>
              </w:divBdr>
            </w:div>
          </w:divsChild>
        </w:div>
        <w:div w:id="1778334310">
          <w:marLeft w:val="0"/>
          <w:marRight w:val="0"/>
          <w:marTop w:val="0"/>
          <w:marBottom w:val="0"/>
          <w:divBdr>
            <w:top w:val="none" w:sz="0" w:space="0" w:color="auto"/>
            <w:left w:val="none" w:sz="0" w:space="0" w:color="auto"/>
            <w:bottom w:val="none" w:sz="0" w:space="0" w:color="auto"/>
            <w:right w:val="none" w:sz="0" w:space="0" w:color="auto"/>
          </w:divBdr>
          <w:divsChild>
            <w:div w:id="201965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66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2439D7B66E324DA349FC5C85FFCC16" ma:contentTypeVersion="16" ma:contentTypeDescription="Create a new document." ma:contentTypeScope="" ma:versionID="17b13490e56379ce959e57da7ff6f5eb">
  <xsd:schema xmlns:xsd="http://www.w3.org/2001/XMLSchema" xmlns:xs="http://www.w3.org/2001/XMLSchema" xmlns:p="http://schemas.microsoft.com/office/2006/metadata/properties" xmlns:ns2="5ebf39cf-3206-4f72-aa28-f47d48798ba5" xmlns:ns3="fdce0ae9-5f8d-4736-aa63-1d3308e59f5d" targetNamespace="http://schemas.microsoft.com/office/2006/metadata/properties" ma:root="true" ma:fieldsID="9d4e428a610367518da96ab33fa79649" ns2:_="" ns3:_="">
    <xsd:import namespace="5ebf39cf-3206-4f72-aa28-f47d48798ba5"/>
    <xsd:import namespace="fdce0ae9-5f8d-4736-aa63-1d3308e59f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f39cf-3206-4f72-aa28-f47d48798b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ad18f7a-c56b-4b4d-a25d-e320a22f0f0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ce0ae9-5f8d-4736-aa63-1d3308e59f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5c7eaab-be31-44d9-af5e-e9aa113a37ba}" ma:internalName="TaxCatchAll" ma:showField="CatchAllData" ma:web="fdce0ae9-5f8d-4736-aa63-1d3308e59f5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dce0ae9-5f8d-4736-aa63-1d3308e59f5d" xsi:nil="true"/>
    <lcf76f155ced4ddcb4097134ff3c332f xmlns="5ebf39cf-3206-4f72-aa28-f47d48798ba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3F7B1D-AD9B-4C5A-922A-7D36165C40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f39cf-3206-4f72-aa28-f47d48798ba5"/>
    <ds:schemaRef ds:uri="fdce0ae9-5f8d-4736-aa63-1d3308e59f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055540-4501-4422-AE99-205837C8D33F}">
  <ds:schemaRefs>
    <ds:schemaRef ds:uri="http://schemas.microsoft.com/office/2006/metadata/properties"/>
    <ds:schemaRef ds:uri="http://schemas.microsoft.com/office/infopath/2007/PartnerControls"/>
    <ds:schemaRef ds:uri="fdce0ae9-5f8d-4736-aa63-1d3308e59f5d"/>
    <ds:schemaRef ds:uri="5ebf39cf-3206-4f72-aa28-f47d48798ba5"/>
  </ds:schemaRefs>
</ds:datastoreItem>
</file>

<file path=customXml/itemProps3.xml><?xml version="1.0" encoding="utf-8"?>
<ds:datastoreItem xmlns:ds="http://schemas.openxmlformats.org/officeDocument/2006/customXml" ds:itemID="{3AC568C0-0251-49BD-A2E0-0390C3F42BE0}">
  <ds:schemaRefs>
    <ds:schemaRef ds:uri="http://schemas.microsoft.com/sharepoint/v3/contenttype/forms"/>
  </ds:schemaRefs>
</ds:datastoreItem>
</file>

<file path=docMetadata/LabelInfo.xml><?xml version="1.0" encoding="utf-8"?>
<clbl:labelList xmlns:clbl="http://schemas.microsoft.com/office/2020/mipLabelMetadata">
  <clbl:label id="{ffc104c3-c3d7-4ded-bc30-4dbd3c772220}" enabled="0" method="" siteId="{ffc104c3-c3d7-4ded-bc30-4dbd3c772220}" removed="1"/>
</clbl:labelList>
</file>

<file path=docProps/app.xml><?xml version="1.0" encoding="utf-8"?>
<Properties xmlns="http://schemas.openxmlformats.org/officeDocument/2006/extended-properties" xmlns:vt="http://schemas.openxmlformats.org/officeDocument/2006/docPropsVTypes">
  <Template>Normal.dotm</Template>
  <TotalTime>23</TotalTime>
  <Pages>12</Pages>
  <Words>2780</Words>
  <Characters>15293</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Palma Alvarado</dc:creator>
  <cp:keywords/>
  <dc:description/>
  <cp:lastModifiedBy>Microsoft Office User</cp:lastModifiedBy>
  <cp:revision>100</cp:revision>
  <dcterms:created xsi:type="dcterms:W3CDTF">2025-06-10T05:32:00Z</dcterms:created>
  <dcterms:modified xsi:type="dcterms:W3CDTF">2025-07-22T03:05:00Z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0x0101004F2439D7B66E324DA349FC5C85FFCC16</vt:lpwstr>
  </property>
  <property fmtid="{D5CDD505-2E9C-101B-9397-08002B2CF9AE}" pid="3" name="MediaServiceImageTags">
    <vt:lpwstr/>
  </property>
</Properties>
</file>